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ED92" w14:textId="77777777" w:rsidR="00B24BCF" w:rsidRPr="0059364C" w:rsidRDefault="00B24BCF" w:rsidP="0059364C">
      <w:pPr>
        <w:rPr>
          <w:rFonts w:ascii="Arial" w:hAnsi="Arial" w:cs="Arial"/>
          <w:sz w:val="24"/>
          <w:szCs w:val="24"/>
          <w:rPrChange w:id="0" w:author="Upasna Singh" w:date="2026-04-22T15:37:00Z" w16du:dateUtc="2026-04-22T13:37:00Z">
            <w:rPr>
              <w:rFonts w:ascii="Times New Roman" w:hAnsi="Times New Roman" w:cs="Times New Roman"/>
              <w:b/>
              <w:bCs/>
            </w:rPr>
          </w:rPrChange>
        </w:rPr>
      </w:pPr>
    </w:p>
    <w:p w14:paraId="7FDD6D5E" w14:textId="77777777" w:rsidR="0082784F" w:rsidRPr="0059364C" w:rsidRDefault="0082784F" w:rsidP="0059364C">
      <w:pPr>
        <w:rPr>
          <w:rFonts w:ascii="Arial" w:hAnsi="Arial" w:cs="Arial"/>
          <w:sz w:val="24"/>
          <w:szCs w:val="24"/>
          <w:rPrChange w:id="1" w:author="Upasna Singh" w:date="2026-04-22T15:40:00Z" w16du:dateUtc="2026-04-22T13:40:00Z">
            <w:rPr>
              <w:rFonts w:ascii="Times New Roman" w:hAnsi="Times New Roman" w:cs="Times New Roman"/>
              <w:b/>
              <w:bCs/>
            </w:rPr>
          </w:rPrChange>
        </w:rPr>
      </w:pPr>
      <w:r w:rsidRPr="0059364C">
        <w:rPr>
          <w:rStyle w:val="Strong"/>
          <w:rFonts w:ascii="Arial" w:hAnsi="Arial" w:cs="Arial"/>
          <w:sz w:val="24"/>
          <w:szCs w:val="24"/>
          <w:rPrChange w:id="2" w:author="Upasna Singh" w:date="2026-04-22T15:40:00Z" w16du:dateUtc="2026-04-22T13:40:00Z">
            <w:rPr>
              <w:rStyle w:val="Strong"/>
              <w:rFonts w:ascii="Times New Roman" w:hAnsi="Times New Roman" w:cs="Times New Roman"/>
            </w:rPr>
          </w:rPrChange>
        </w:rPr>
        <w:t>Abstract</w:t>
      </w:r>
    </w:p>
    <w:p w14:paraId="6CB99B7E" w14:textId="4CB24581" w:rsidR="0082784F" w:rsidRPr="0059364C" w:rsidRDefault="0082784F" w:rsidP="0059364C">
      <w:pPr>
        <w:rPr>
          <w:rFonts w:ascii="Arial" w:hAnsi="Arial" w:cs="Arial"/>
          <w:sz w:val="24"/>
          <w:szCs w:val="24"/>
        </w:rPr>
      </w:pPr>
      <w:r w:rsidRPr="0059364C">
        <w:rPr>
          <w:rStyle w:val="Strong"/>
          <w:rFonts w:ascii="Arial" w:hAnsi="Arial" w:cs="Arial"/>
          <w:sz w:val="24"/>
          <w:szCs w:val="24"/>
          <w:rPrChange w:id="3" w:author="Upasna Singh" w:date="2026-04-22T15:40:00Z" w16du:dateUtc="2026-04-22T13:40:00Z">
            <w:rPr>
              <w:rStyle w:val="Strong"/>
              <w:b w:val="0"/>
              <w:bCs w:val="0"/>
            </w:rPr>
          </w:rPrChange>
        </w:rPr>
        <w:t>Background:</w:t>
      </w:r>
      <w:r w:rsidRPr="0059364C">
        <w:rPr>
          <w:rFonts w:ascii="Arial" w:hAnsi="Arial" w:cs="Arial"/>
          <w:sz w:val="24"/>
          <w:szCs w:val="24"/>
        </w:rPr>
        <w:br/>
        <w:t>Bacterial vaginosis (BV) remains a highly recurrent condition despite standard therapy with metronidazole (MTZ) or clindamycin. Most studies report cure rates ranging from 40–60%, with recurrence rates up to 60% within months. Whether sequential MTZ followed by clindamycin improves short-term clinical outcomes in African populations remains unclear</w:t>
      </w:r>
      <w:r w:rsidR="007C6A6A" w:rsidRPr="0059364C">
        <w:rPr>
          <w:rFonts w:ascii="Arial" w:hAnsi="Arial" w:cs="Arial"/>
          <w:sz w:val="24"/>
          <w:szCs w:val="24"/>
        </w:rPr>
        <w:t>.</w:t>
      </w:r>
      <w:r w:rsidR="00B73AB5" w:rsidRPr="0059364C">
        <w:rPr>
          <w:rFonts w:ascii="Arial" w:hAnsi="Arial" w:cs="Arial"/>
          <w:sz w:val="24"/>
          <w:szCs w:val="24"/>
        </w:rPr>
        <w:t xml:space="preserve"> </w:t>
      </w:r>
      <w:r w:rsidR="007C6A6A" w:rsidRPr="0059364C">
        <w:rPr>
          <w:rFonts w:ascii="Arial" w:hAnsi="Arial" w:cs="Arial"/>
          <w:sz w:val="24"/>
          <w:szCs w:val="24"/>
        </w:rPr>
        <w:t xml:space="preserve">BV increases the risk of HIV acquisition in women and causes long-term reproductive complications in women of reproductive </w:t>
      </w:r>
      <w:r w:rsidR="003324C8" w:rsidRPr="0059364C">
        <w:rPr>
          <w:rFonts w:ascii="Arial" w:hAnsi="Arial" w:cs="Arial"/>
          <w:sz w:val="24"/>
          <w:szCs w:val="24"/>
        </w:rPr>
        <w:t>potential</w:t>
      </w:r>
      <w:r w:rsidR="007C6A6A" w:rsidRPr="0059364C">
        <w:rPr>
          <w:rFonts w:ascii="Arial" w:hAnsi="Arial" w:cs="Arial"/>
          <w:sz w:val="24"/>
          <w:szCs w:val="24"/>
        </w:rPr>
        <w:t xml:space="preserve">. </w:t>
      </w:r>
    </w:p>
    <w:p w14:paraId="278F23A4" w14:textId="5B377276" w:rsidR="0082784F" w:rsidRPr="0059364C" w:rsidRDefault="0082784F" w:rsidP="0059364C">
      <w:pPr>
        <w:rPr>
          <w:rFonts w:ascii="Arial" w:hAnsi="Arial" w:cs="Arial"/>
          <w:sz w:val="24"/>
          <w:szCs w:val="24"/>
        </w:rPr>
      </w:pPr>
      <w:r w:rsidRPr="0059364C">
        <w:rPr>
          <w:rStyle w:val="Strong"/>
          <w:rFonts w:ascii="Arial" w:hAnsi="Arial" w:cs="Arial"/>
          <w:sz w:val="24"/>
          <w:szCs w:val="24"/>
          <w:rPrChange w:id="4" w:author="Upasna Singh" w:date="2026-04-22T15:40:00Z" w16du:dateUtc="2026-04-22T13:40:00Z">
            <w:rPr>
              <w:rStyle w:val="Strong"/>
              <w:b w:val="0"/>
              <w:bCs w:val="0"/>
            </w:rPr>
          </w:rPrChange>
        </w:rPr>
        <w:t>Methods:</w:t>
      </w:r>
      <w:r w:rsidRPr="0059364C">
        <w:rPr>
          <w:rFonts w:ascii="Arial" w:hAnsi="Arial" w:cs="Arial"/>
          <w:sz w:val="24"/>
          <w:szCs w:val="24"/>
        </w:rPr>
        <w:br/>
        <w:t>In this prospective cohort study conducted at the CAPRISA eThekwini Clinical Research Site, 231 women were screened, and 100 BV-positive, STI-negative, non-pregnant women</w:t>
      </w:r>
      <w:r w:rsidR="008E094E" w:rsidRPr="0059364C">
        <w:rPr>
          <w:rFonts w:ascii="Arial" w:hAnsi="Arial" w:cs="Arial"/>
          <w:sz w:val="24"/>
          <w:szCs w:val="24"/>
        </w:rPr>
        <w:t xml:space="preserve"> aged 18 to 45 years</w:t>
      </w:r>
      <w:r w:rsidR="00A721FB" w:rsidRPr="0059364C">
        <w:rPr>
          <w:rFonts w:ascii="Arial" w:hAnsi="Arial" w:cs="Arial"/>
          <w:sz w:val="24"/>
          <w:szCs w:val="24"/>
        </w:rPr>
        <w:t xml:space="preserve">, with no </w:t>
      </w:r>
      <w:r w:rsidR="008E094E" w:rsidRPr="0059364C">
        <w:rPr>
          <w:rFonts w:ascii="Arial" w:hAnsi="Arial" w:cs="Arial"/>
          <w:sz w:val="24"/>
          <w:szCs w:val="24"/>
        </w:rPr>
        <w:t>antimicrobial exposure within 7 days prior to screening,</w:t>
      </w:r>
      <w:r w:rsidRPr="0059364C">
        <w:rPr>
          <w:rFonts w:ascii="Arial" w:hAnsi="Arial" w:cs="Arial"/>
          <w:sz w:val="24"/>
          <w:szCs w:val="24"/>
        </w:rPr>
        <w:t xml:space="preserve"> were enrolled. All received oral MTZ 400 mg twice daily for 7 days at enrolment. BV status was assessed at Days 8, 16, and 24 using Nugent and</w:t>
      </w:r>
      <w:r w:rsidR="00B10A3C" w:rsidRPr="0059364C">
        <w:rPr>
          <w:rFonts w:ascii="Arial" w:hAnsi="Arial" w:cs="Arial"/>
          <w:sz w:val="24"/>
          <w:szCs w:val="24"/>
        </w:rPr>
        <w:t>/or</w:t>
      </w:r>
      <w:r w:rsidRPr="0059364C">
        <w:rPr>
          <w:rFonts w:ascii="Arial" w:hAnsi="Arial" w:cs="Arial"/>
          <w:sz w:val="24"/>
          <w:szCs w:val="24"/>
        </w:rPr>
        <w:t xml:space="preserve"> Amsel criteria. Participants with persistent BV at Day 8 were treated with intravaginal clindamycin </w:t>
      </w:r>
      <w:r w:rsidR="00840C5E" w:rsidRPr="0059364C">
        <w:rPr>
          <w:rFonts w:ascii="Arial" w:hAnsi="Arial" w:cs="Arial"/>
          <w:sz w:val="24"/>
          <w:szCs w:val="24"/>
        </w:rPr>
        <w:t>5</w:t>
      </w:r>
      <w:r w:rsidRPr="0059364C">
        <w:rPr>
          <w:rFonts w:ascii="Arial" w:hAnsi="Arial" w:cs="Arial"/>
          <w:sz w:val="24"/>
          <w:szCs w:val="24"/>
        </w:rPr>
        <w:t xml:space="preserve">% for </w:t>
      </w:r>
      <w:commentRangeStart w:id="5"/>
      <w:r w:rsidRPr="0059364C">
        <w:rPr>
          <w:rFonts w:ascii="Arial" w:hAnsi="Arial" w:cs="Arial"/>
          <w:sz w:val="24"/>
          <w:szCs w:val="24"/>
        </w:rPr>
        <w:t xml:space="preserve">7 nights. </w:t>
      </w:r>
      <w:commentRangeEnd w:id="5"/>
      <w:r w:rsidR="0030509E" w:rsidRPr="0059364C">
        <w:rPr>
          <w:rStyle w:val="CommentReference"/>
          <w:rFonts w:ascii="Arial" w:hAnsi="Arial" w:cs="Arial"/>
          <w:sz w:val="24"/>
          <w:szCs w:val="24"/>
        </w:rPr>
        <w:commentReference w:id="5"/>
      </w:r>
      <w:r w:rsidRPr="0059364C">
        <w:rPr>
          <w:rFonts w:ascii="Arial" w:hAnsi="Arial" w:cs="Arial"/>
          <w:sz w:val="24"/>
          <w:szCs w:val="24"/>
        </w:rPr>
        <w:t>Outcomes included BV persistence, clearance, and early recurrence</w:t>
      </w:r>
      <w:r w:rsidR="00840C5E" w:rsidRPr="0059364C">
        <w:rPr>
          <w:rFonts w:ascii="Arial" w:hAnsi="Arial" w:cs="Arial"/>
          <w:sz w:val="24"/>
          <w:szCs w:val="24"/>
        </w:rPr>
        <w:t xml:space="preserve"> by Nugent Score</w:t>
      </w:r>
      <w:r w:rsidRPr="0059364C">
        <w:rPr>
          <w:rFonts w:ascii="Arial" w:hAnsi="Arial" w:cs="Arial"/>
          <w:sz w:val="24"/>
          <w:szCs w:val="24"/>
        </w:rPr>
        <w:t>.</w:t>
      </w:r>
    </w:p>
    <w:p w14:paraId="39570F96" w14:textId="735F2122" w:rsidR="0082784F" w:rsidRPr="0059364C" w:rsidRDefault="0082784F" w:rsidP="0059364C">
      <w:pPr>
        <w:rPr>
          <w:rFonts w:ascii="Arial" w:hAnsi="Arial" w:cs="Arial"/>
          <w:sz w:val="24"/>
          <w:szCs w:val="24"/>
        </w:rPr>
      </w:pPr>
      <w:r w:rsidRPr="0059364C">
        <w:rPr>
          <w:rStyle w:val="Strong"/>
          <w:rFonts w:ascii="Arial" w:hAnsi="Arial" w:cs="Arial"/>
          <w:sz w:val="24"/>
          <w:szCs w:val="24"/>
          <w:rPrChange w:id="6" w:author="Upasna Singh" w:date="2026-04-22T15:40:00Z" w16du:dateUtc="2026-04-22T13:40:00Z">
            <w:rPr>
              <w:rStyle w:val="Strong"/>
              <w:b w:val="0"/>
              <w:bCs w:val="0"/>
            </w:rPr>
          </w:rPrChange>
        </w:rPr>
        <w:t>Results:</w:t>
      </w:r>
      <w:r w:rsidRPr="0059364C">
        <w:rPr>
          <w:rFonts w:ascii="Arial" w:hAnsi="Arial" w:cs="Arial"/>
          <w:sz w:val="24"/>
          <w:szCs w:val="24"/>
        </w:rPr>
        <w:br/>
        <w:t xml:space="preserve">After MTZ treatment, </w:t>
      </w:r>
      <w:r w:rsidR="00D568C4" w:rsidRPr="0059364C">
        <w:rPr>
          <w:rStyle w:val="Strong"/>
          <w:rFonts w:ascii="Arial" w:hAnsi="Arial" w:cs="Arial"/>
          <w:b w:val="0"/>
          <w:bCs w:val="0"/>
          <w:sz w:val="24"/>
          <w:szCs w:val="24"/>
          <w:rPrChange w:id="7" w:author="Upasna Singh" w:date="2026-04-22T15:37:00Z" w16du:dateUtc="2026-04-22T13:37:00Z">
            <w:rPr>
              <w:rStyle w:val="Strong"/>
              <w:b w:val="0"/>
              <w:bCs w:val="0"/>
            </w:rPr>
          </w:rPrChange>
        </w:rPr>
        <w:t>80</w:t>
      </w:r>
      <w:r w:rsidRPr="0059364C">
        <w:rPr>
          <w:rStyle w:val="Strong"/>
          <w:rFonts w:ascii="Arial" w:hAnsi="Arial" w:cs="Arial"/>
          <w:b w:val="0"/>
          <w:bCs w:val="0"/>
          <w:sz w:val="24"/>
          <w:szCs w:val="24"/>
          <w:rPrChange w:id="8" w:author="Upasna Singh" w:date="2026-04-22T15:37:00Z" w16du:dateUtc="2026-04-22T13:37:00Z">
            <w:rPr>
              <w:rStyle w:val="Strong"/>
              <w:b w:val="0"/>
              <w:bCs w:val="0"/>
            </w:rPr>
          </w:rPrChange>
        </w:rPr>
        <w:t>% (n=</w:t>
      </w:r>
      <w:r w:rsidR="00D568C4" w:rsidRPr="0059364C">
        <w:rPr>
          <w:rStyle w:val="Strong"/>
          <w:rFonts w:ascii="Arial" w:hAnsi="Arial" w:cs="Arial"/>
          <w:b w:val="0"/>
          <w:bCs w:val="0"/>
          <w:sz w:val="24"/>
          <w:szCs w:val="24"/>
          <w:rPrChange w:id="9" w:author="Upasna Singh" w:date="2026-04-22T15:37:00Z" w16du:dateUtc="2026-04-22T13:37:00Z">
            <w:rPr>
              <w:rStyle w:val="Strong"/>
              <w:b w:val="0"/>
              <w:bCs w:val="0"/>
            </w:rPr>
          </w:rPrChange>
        </w:rPr>
        <w:t>8</w:t>
      </w:r>
      <w:r w:rsidRPr="0059364C">
        <w:rPr>
          <w:rStyle w:val="Strong"/>
          <w:rFonts w:ascii="Arial" w:hAnsi="Arial" w:cs="Arial"/>
          <w:b w:val="0"/>
          <w:bCs w:val="0"/>
          <w:sz w:val="24"/>
          <w:szCs w:val="24"/>
          <w:rPrChange w:id="10" w:author="Upasna Singh" w:date="2026-04-22T15:37:00Z" w16du:dateUtc="2026-04-22T13:37:00Z">
            <w:rPr>
              <w:rStyle w:val="Strong"/>
              <w:b w:val="0"/>
              <w:bCs w:val="0"/>
            </w:rPr>
          </w:rPrChange>
        </w:rPr>
        <w:t>0)</w:t>
      </w:r>
      <w:r w:rsidRPr="0059364C">
        <w:rPr>
          <w:rFonts w:ascii="Arial" w:hAnsi="Arial" w:cs="Arial"/>
          <w:sz w:val="24"/>
          <w:szCs w:val="24"/>
        </w:rPr>
        <w:t xml:space="preserve"> remained BV-positive and only </w:t>
      </w:r>
      <w:r w:rsidR="007D30D5" w:rsidRPr="0059364C">
        <w:rPr>
          <w:rStyle w:val="Strong"/>
          <w:rFonts w:ascii="Arial" w:hAnsi="Arial" w:cs="Arial"/>
          <w:b w:val="0"/>
          <w:bCs w:val="0"/>
          <w:sz w:val="24"/>
          <w:szCs w:val="24"/>
          <w:rPrChange w:id="11" w:author="Upasna Singh" w:date="2026-04-22T15:37:00Z" w16du:dateUtc="2026-04-22T13:37:00Z">
            <w:rPr>
              <w:rStyle w:val="Strong"/>
              <w:b w:val="0"/>
              <w:bCs w:val="0"/>
            </w:rPr>
          </w:rPrChange>
        </w:rPr>
        <w:t>20</w:t>
      </w:r>
      <w:r w:rsidRPr="0059364C">
        <w:rPr>
          <w:rStyle w:val="Strong"/>
          <w:rFonts w:ascii="Arial" w:hAnsi="Arial" w:cs="Arial"/>
          <w:b w:val="0"/>
          <w:bCs w:val="0"/>
          <w:sz w:val="24"/>
          <w:szCs w:val="24"/>
          <w:rPrChange w:id="12" w:author="Upasna Singh" w:date="2026-04-22T15:37:00Z" w16du:dateUtc="2026-04-22T13:37:00Z">
            <w:rPr>
              <w:rStyle w:val="Strong"/>
              <w:b w:val="0"/>
              <w:bCs w:val="0"/>
            </w:rPr>
          </w:rPrChange>
        </w:rPr>
        <w:t>% (n=</w:t>
      </w:r>
      <w:r w:rsidR="007D30D5" w:rsidRPr="0059364C">
        <w:rPr>
          <w:rStyle w:val="Strong"/>
          <w:rFonts w:ascii="Arial" w:hAnsi="Arial" w:cs="Arial"/>
          <w:b w:val="0"/>
          <w:bCs w:val="0"/>
          <w:sz w:val="24"/>
          <w:szCs w:val="24"/>
          <w:rPrChange w:id="13" w:author="Upasna Singh" w:date="2026-04-22T15:37:00Z" w16du:dateUtc="2026-04-22T13:37:00Z">
            <w:rPr>
              <w:rStyle w:val="Strong"/>
              <w:b w:val="0"/>
              <w:bCs w:val="0"/>
            </w:rPr>
          </w:rPrChange>
        </w:rPr>
        <w:t>20</w:t>
      </w:r>
      <w:r w:rsidRPr="0059364C">
        <w:rPr>
          <w:rStyle w:val="Strong"/>
          <w:rFonts w:ascii="Arial" w:hAnsi="Arial" w:cs="Arial"/>
          <w:b w:val="0"/>
          <w:bCs w:val="0"/>
          <w:sz w:val="24"/>
          <w:szCs w:val="24"/>
          <w:rPrChange w:id="14" w:author="Upasna Singh" w:date="2026-04-22T15:37:00Z" w16du:dateUtc="2026-04-22T13:37:00Z">
            <w:rPr>
              <w:rStyle w:val="Strong"/>
              <w:b w:val="0"/>
              <w:bCs w:val="0"/>
            </w:rPr>
          </w:rPrChange>
        </w:rPr>
        <w:t>)</w:t>
      </w:r>
      <w:r w:rsidRPr="0059364C">
        <w:rPr>
          <w:rFonts w:ascii="Arial" w:hAnsi="Arial" w:cs="Arial"/>
          <w:sz w:val="24"/>
          <w:szCs w:val="24"/>
        </w:rPr>
        <w:t xml:space="preserve"> achieved clearance. Following clindamycin, BV persistence remained high (</w:t>
      </w:r>
      <w:r w:rsidR="008A69B2" w:rsidRPr="0059364C">
        <w:rPr>
          <w:rStyle w:val="Strong"/>
          <w:rFonts w:ascii="Arial" w:hAnsi="Arial" w:cs="Arial"/>
          <w:b w:val="0"/>
          <w:bCs w:val="0"/>
          <w:sz w:val="24"/>
          <w:szCs w:val="24"/>
          <w:rPrChange w:id="15" w:author="Upasna Singh" w:date="2026-04-22T15:37:00Z" w16du:dateUtc="2026-04-22T13:37:00Z">
            <w:rPr>
              <w:rStyle w:val="Strong"/>
              <w:b w:val="0"/>
              <w:bCs w:val="0"/>
            </w:rPr>
          </w:rPrChange>
        </w:rPr>
        <w:t>74</w:t>
      </w:r>
      <w:r w:rsidRPr="0059364C">
        <w:rPr>
          <w:rStyle w:val="Strong"/>
          <w:rFonts w:ascii="Arial" w:hAnsi="Arial" w:cs="Arial"/>
          <w:b w:val="0"/>
          <w:bCs w:val="0"/>
          <w:sz w:val="24"/>
          <w:szCs w:val="24"/>
          <w:rPrChange w:id="16" w:author="Upasna Singh" w:date="2026-04-22T15:37:00Z" w16du:dateUtc="2026-04-22T13:37:00Z">
            <w:rPr>
              <w:rStyle w:val="Strong"/>
              <w:b w:val="0"/>
              <w:bCs w:val="0"/>
            </w:rPr>
          </w:rPrChange>
        </w:rPr>
        <w:t>%, n=</w:t>
      </w:r>
      <w:r w:rsidR="008A69B2" w:rsidRPr="0059364C">
        <w:rPr>
          <w:rStyle w:val="Strong"/>
          <w:rFonts w:ascii="Arial" w:hAnsi="Arial" w:cs="Arial"/>
          <w:b w:val="0"/>
          <w:bCs w:val="0"/>
          <w:sz w:val="24"/>
          <w:szCs w:val="24"/>
          <w:rPrChange w:id="17" w:author="Upasna Singh" w:date="2026-04-22T15:37:00Z" w16du:dateUtc="2026-04-22T13:37:00Z">
            <w:rPr>
              <w:rStyle w:val="Strong"/>
              <w:b w:val="0"/>
              <w:bCs w:val="0"/>
            </w:rPr>
          </w:rPrChange>
        </w:rPr>
        <w:t>74</w:t>
      </w:r>
      <w:r w:rsidRPr="0059364C">
        <w:rPr>
          <w:rFonts w:ascii="Arial" w:hAnsi="Arial" w:cs="Arial"/>
          <w:sz w:val="24"/>
          <w:szCs w:val="24"/>
        </w:rPr>
        <w:t>), with modest additional clearance (</w:t>
      </w:r>
      <w:r w:rsidRPr="0059364C">
        <w:rPr>
          <w:rStyle w:val="Strong"/>
          <w:rFonts w:ascii="Arial" w:hAnsi="Arial" w:cs="Arial"/>
          <w:b w:val="0"/>
          <w:bCs w:val="0"/>
          <w:sz w:val="24"/>
          <w:szCs w:val="24"/>
          <w:rPrChange w:id="18" w:author="Upasna Singh" w:date="2026-04-22T15:37:00Z" w16du:dateUtc="2026-04-22T13:37:00Z">
            <w:rPr>
              <w:rStyle w:val="Strong"/>
              <w:b w:val="0"/>
              <w:bCs w:val="0"/>
            </w:rPr>
          </w:rPrChange>
        </w:rPr>
        <w:t>1</w:t>
      </w:r>
      <w:r w:rsidR="00154BEA" w:rsidRPr="0059364C">
        <w:rPr>
          <w:rStyle w:val="Strong"/>
          <w:rFonts w:ascii="Arial" w:hAnsi="Arial" w:cs="Arial"/>
          <w:b w:val="0"/>
          <w:bCs w:val="0"/>
          <w:sz w:val="24"/>
          <w:szCs w:val="24"/>
          <w:rPrChange w:id="19" w:author="Upasna Singh" w:date="2026-04-22T15:37:00Z" w16du:dateUtc="2026-04-22T13:37:00Z">
            <w:rPr>
              <w:rStyle w:val="Strong"/>
              <w:b w:val="0"/>
              <w:bCs w:val="0"/>
            </w:rPr>
          </w:rPrChange>
        </w:rPr>
        <w:t>5</w:t>
      </w:r>
      <w:r w:rsidRPr="0059364C">
        <w:rPr>
          <w:rStyle w:val="Strong"/>
          <w:rFonts w:ascii="Arial" w:hAnsi="Arial" w:cs="Arial"/>
          <w:b w:val="0"/>
          <w:bCs w:val="0"/>
          <w:sz w:val="24"/>
          <w:szCs w:val="24"/>
          <w:rPrChange w:id="20" w:author="Upasna Singh" w:date="2026-04-22T15:37:00Z" w16du:dateUtc="2026-04-22T13:37:00Z">
            <w:rPr>
              <w:rStyle w:val="Strong"/>
              <w:b w:val="0"/>
              <w:bCs w:val="0"/>
            </w:rPr>
          </w:rPrChange>
        </w:rPr>
        <w:t>%, n=1</w:t>
      </w:r>
      <w:r w:rsidR="00154BEA" w:rsidRPr="0059364C">
        <w:rPr>
          <w:rStyle w:val="Strong"/>
          <w:rFonts w:ascii="Arial" w:hAnsi="Arial" w:cs="Arial"/>
          <w:b w:val="0"/>
          <w:bCs w:val="0"/>
          <w:sz w:val="24"/>
          <w:szCs w:val="24"/>
          <w:rPrChange w:id="21" w:author="Upasna Singh" w:date="2026-04-22T15:37:00Z" w16du:dateUtc="2026-04-22T13:37:00Z">
            <w:rPr>
              <w:rStyle w:val="Strong"/>
              <w:b w:val="0"/>
              <w:bCs w:val="0"/>
            </w:rPr>
          </w:rPrChange>
        </w:rPr>
        <w:t>5</w:t>
      </w:r>
      <w:r w:rsidRPr="0059364C">
        <w:rPr>
          <w:rFonts w:ascii="Arial" w:hAnsi="Arial" w:cs="Arial"/>
          <w:sz w:val="24"/>
          <w:szCs w:val="24"/>
        </w:rPr>
        <w:t xml:space="preserve">) and </w:t>
      </w:r>
      <w:r w:rsidR="00BF405D" w:rsidRPr="0059364C">
        <w:rPr>
          <w:rStyle w:val="Strong"/>
          <w:rFonts w:ascii="Arial" w:hAnsi="Arial" w:cs="Arial"/>
          <w:b w:val="0"/>
          <w:bCs w:val="0"/>
          <w:sz w:val="24"/>
          <w:szCs w:val="24"/>
          <w:rPrChange w:id="22" w:author="Upasna Singh" w:date="2026-04-22T15:37:00Z" w16du:dateUtc="2026-04-22T13:37:00Z">
            <w:rPr>
              <w:rStyle w:val="Strong"/>
              <w:b w:val="0"/>
              <w:bCs w:val="0"/>
            </w:rPr>
          </w:rPrChange>
        </w:rPr>
        <w:t>10</w:t>
      </w:r>
      <w:r w:rsidRPr="0059364C">
        <w:rPr>
          <w:rStyle w:val="Strong"/>
          <w:rFonts w:ascii="Arial" w:hAnsi="Arial" w:cs="Arial"/>
          <w:b w:val="0"/>
          <w:bCs w:val="0"/>
          <w:sz w:val="24"/>
          <w:szCs w:val="24"/>
          <w:rPrChange w:id="23" w:author="Upasna Singh" w:date="2026-04-22T15:37:00Z" w16du:dateUtc="2026-04-22T13:37:00Z">
            <w:rPr>
              <w:rStyle w:val="Strong"/>
              <w:b w:val="0"/>
              <w:bCs w:val="0"/>
            </w:rPr>
          </w:rPrChange>
        </w:rPr>
        <w:t>% (n=</w:t>
      </w:r>
      <w:r w:rsidR="00BF405D" w:rsidRPr="0059364C">
        <w:rPr>
          <w:rStyle w:val="Strong"/>
          <w:rFonts w:ascii="Arial" w:hAnsi="Arial" w:cs="Arial"/>
          <w:b w:val="0"/>
          <w:bCs w:val="0"/>
          <w:sz w:val="24"/>
          <w:szCs w:val="24"/>
          <w:rPrChange w:id="24" w:author="Upasna Singh" w:date="2026-04-22T15:37:00Z" w16du:dateUtc="2026-04-22T13:37:00Z">
            <w:rPr>
              <w:rStyle w:val="Strong"/>
              <w:b w:val="0"/>
              <w:bCs w:val="0"/>
            </w:rPr>
          </w:rPrChange>
        </w:rPr>
        <w:t>10</w:t>
      </w:r>
      <w:r w:rsidRPr="0059364C">
        <w:rPr>
          <w:rStyle w:val="Strong"/>
          <w:rFonts w:ascii="Arial" w:hAnsi="Arial" w:cs="Arial"/>
          <w:b w:val="0"/>
          <w:bCs w:val="0"/>
          <w:sz w:val="24"/>
          <w:szCs w:val="24"/>
          <w:rPrChange w:id="25" w:author="Upasna Singh" w:date="2026-04-22T15:37:00Z" w16du:dateUtc="2026-04-22T13:37:00Z">
            <w:rPr>
              <w:rStyle w:val="Strong"/>
              <w:b w:val="0"/>
              <w:bCs w:val="0"/>
            </w:rPr>
          </w:rPrChange>
        </w:rPr>
        <w:t>)</w:t>
      </w:r>
      <w:r w:rsidRPr="0059364C">
        <w:rPr>
          <w:rFonts w:ascii="Arial" w:hAnsi="Arial" w:cs="Arial"/>
          <w:sz w:val="24"/>
          <w:szCs w:val="24"/>
        </w:rPr>
        <w:t xml:space="preserve"> early recurrence. By Day 24, </w:t>
      </w:r>
      <w:r w:rsidR="0042374F" w:rsidRPr="0059364C">
        <w:rPr>
          <w:rStyle w:val="Strong"/>
          <w:rFonts w:ascii="Arial" w:hAnsi="Arial" w:cs="Arial"/>
          <w:b w:val="0"/>
          <w:bCs w:val="0"/>
          <w:sz w:val="24"/>
          <w:szCs w:val="24"/>
          <w:rPrChange w:id="26" w:author="Upasna Singh" w:date="2026-04-22T15:37:00Z" w16du:dateUtc="2026-04-22T13:37:00Z">
            <w:rPr>
              <w:rStyle w:val="Strong"/>
              <w:b w:val="0"/>
              <w:bCs w:val="0"/>
            </w:rPr>
          </w:rPrChange>
        </w:rPr>
        <w:t>70</w:t>
      </w:r>
      <w:r w:rsidRPr="0059364C">
        <w:rPr>
          <w:rStyle w:val="Strong"/>
          <w:rFonts w:ascii="Arial" w:hAnsi="Arial" w:cs="Arial"/>
          <w:b w:val="0"/>
          <w:bCs w:val="0"/>
          <w:sz w:val="24"/>
          <w:szCs w:val="24"/>
          <w:rPrChange w:id="27" w:author="Upasna Singh" w:date="2026-04-22T15:37:00Z" w16du:dateUtc="2026-04-22T13:37:00Z">
            <w:rPr>
              <w:rStyle w:val="Strong"/>
              <w:b w:val="0"/>
              <w:bCs w:val="0"/>
            </w:rPr>
          </w:rPrChange>
        </w:rPr>
        <w:t>% (n=</w:t>
      </w:r>
      <w:r w:rsidR="00F95AB4">
        <w:rPr>
          <w:rStyle w:val="Strong"/>
          <w:rFonts w:ascii="Arial" w:hAnsi="Arial" w:cs="Arial"/>
          <w:b w:val="0"/>
          <w:bCs w:val="0"/>
          <w:sz w:val="24"/>
          <w:szCs w:val="24"/>
        </w:rPr>
        <w:t>1</w:t>
      </w:r>
      <w:r w:rsidR="00332A54" w:rsidRPr="0059364C">
        <w:rPr>
          <w:rStyle w:val="Strong"/>
          <w:rFonts w:ascii="Arial" w:hAnsi="Arial" w:cs="Arial"/>
          <w:b w:val="0"/>
          <w:bCs w:val="0"/>
          <w:sz w:val="24"/>
          <w:szCs w:val="24"/>
          <w:rPrChange w:id="28" w:author="Upasna Singh" w:date="2026-04-22T15:37:00Z" w16du:dateUtc="2026-04-22T13:37:00Z">
            <w:rPr>
              <w:rStyle w:val="Strong"/>
              <w:b w:val="0"/>
              <w:bCs w:val="0"/>
            </w:rPr>
          </w:rPrChange>
        </w:rPr>
        <w:t>0</w:t>
      </w:r>
      <w:r w:rsidRPr="0059364C">
        <w:rPr>
          <w:rStyle w:val="Strong"/>
          <w:rFonts w:ascii="Arial" w:hAnsi="Arial" w:cs="Arial"/>
          <w:b w:val="0"/>
          <w:bCs w:val="0"/>
          <w:sz w:val="24"/>
          <w:szCs w:val="24"/>
          <w:rPrChange w:id="29" w:author="Upasna Singh" w:date="2026-04-22T15:37:00Z" w16du:dateUtc="2026-04-22T13:37:00Z">
            <w:rPr>
              <w:rStyle w:val="Strong"/>
              <w:b w:val="0"/>
              <w:bCs w:val="0"/>
            </w:rPr>
          </w:rPrChange>
        </w:rPr>
        <w:t>0)</w:t>
      </w:r>
      <w:r w:rsidRPr="0059364C">
        <w:rPr>
          <w:rFonts w:ascii="Arial" w:hAnsi="Arial" w:cs="Arial"/>
          <w:sz w:val="24"/>
          <w:szCs w:val="24"/>
        </w:rPr>
        <w:t xml:space="preserve"> remained BV-positive, sustained clearance was unchanged (</w:t>
      </w:r>
      <w:r w:rsidR="00332A54" w:rsidRPr="0059364C">
        <w:rPr>
          <w:rStyle w:val="Strong"/>
          <w:rFonts w:ascii="Arial" w:hAnsi="Arial" w:cs="Arial"/>
          <w:b w:val="0"/>
          <w:bCs w:val="0"/>
          <w:sz w:val="24"/>
          <w:szCs w:val="24"/>
          <w:rPrChange w:id="30" w:author="Upasna Singh" w:date="2026-04-22T15:37:00Z" w16du:dateUtc="2026-04-22T13:37:00Z">
            <w:rPr>
              <w:rStyle w:val="Strong"/>
              <w:b w:val="0"/>
              <w:bCs w:val="0"/>
            </w:rPr>
          </w:rPrChange>
        </w:rPr>
        <w:t>20</w:t>
      </w:r>
      <w:r w:rsidRPr="0059364C">
        <w:rPr>
          <w:rStyle w:val="Strong"/>
          <w:rFonts w:ascii="Arial" w:hAnsi="Arial" w:cs="Arial"/>
          <w:b w:val="0"/>
          <w:bCs w:val="0"/>
          <w:sz w:val="24"/>
          <w:szCs w:val="24"/>
          <w:rPrChange w:id="31" w:author="Upasna Singh" w:date="2026-04-22T15:37:00Z" w16du:dateUtc="2026-04-22T13:37:00Z">
            <w:rPr>
              <w:rStyle w:val="Strong"/>
              <w:b w:val="0"/>
              <w:bCs w:val="0"/>
            </w:rPr>
          </w:rPrChange>
        </w:rPr>
        <w:t>%, n=</w:t>
      </w:r>
      <w:r w:rsidR="00332A54" w:rsidRPr="0059364C">
        <w:rPr>
          <w:rStyle w:val="Strong"/>
          <w:rFonts w:ascii="Arial" w:hAnsi="Arial" w:cs="Arial"/>
          <w:b w:val="0"/>
          <w:bCs w:val="0"/>
          <w:sz w:val="24"/>
          <w:szCs w:val="24"/>
          <w:rPrChange w:id="32" w:author="Upasna Singh" w:date="2026-04-22T15:37:00Z" w16du:dateUtc="2026-04-22T13:37:00Z">
            <w:rPr>
              <w:rStyle w:val="Strong"/>
              <w:b w:val="0"/>
              <w:bCs w:val="0"/>
            </w:rPr>
          </w:rPrChange>
        </w:rPr>
        <w:t>20</w:t>
      </w:r>
      <w:r w:rsidRPr="0059364C">
        <w:rPr>
          <w:rFonts w:ascii="Arial" w:hAnsi="Arial" w:cs="Arial"/>
          <w:sz w:val="24"/>
          <w:szCs w:val="24"/>
        </w:rPr>
        <w:t xml:space="preserve">), recurrence was </w:t>
      </w:r>
      <w:r w:rsidR="009B0FE9" w:rsidRPr="0059364C">
        <w:rPr>
          <w:rStyle w:val="Strong"/>
          <w:rFonts w:ascii="Arial" w:hAnsi="Arial" w:cs="Arial"/>
          <w:b w:val="0"/>
          <w:bCs w:val="0"/>
          <w:sz w:val="24"/>
          <w:szCs w:val="24"/>
          <w:rPrChange w:id="33" w:author="Upasna Singh" w:date="2026-04-22T15:37:00Z" w16du:dateUtc="2026-04-22T13:37:00Z">
            <w:rPr>
              <w:rStyle w:val="Strong"/>
              <w:b w:val="0"/>
              <w:bCs w:val="0"/>
            </w:rPr>
          </w:rPrChange>
        </w:rPr>
        <w:t>7</w:t>
      </w:r>
      <w:r w:rsidRPr="0059364C">
        <w:rPr>
          <w:rStyle w:val="Strong"/>
          <w:rFonts w:ascii="Arial" w:hAnsi="Arial" w:cs="Arial"/>
          <w:b w:val="0"/>
          <w:bCs w:val="0"/>
          <w:sz w:val="24"/>
          <w:szCs w:val="24"/>
          <w:rPrChange w:id="34" w:author="Upasna Singh" w:date="2026-04-22T15:37:00Z" w16du:dateUtc="2026-04-22T13:37:00Z">
            <w:rPr>
              <w:rStyle w:val="Strong"/>
              <w:b w:val="0"/>
              <w:bCs w:val="0"/>
            </w:rPr>
          </w:rPrChange>
        </w:rPr>
        <w:t>% (n=</w:t>
      </w:r>
      <w:r w:rsidR="009B0FE9" w:rsidRPr="0059364C">
        <w:rPr>
          <w:rStyle w:val="Strong"/>
          <w:rFonts w:ascii="Arial" w:hAnsi="Arial" w:cs="Arial"/>
          <w:b w:val="0"/>
          <w:bCs w:val="0"/>
          <w:sz w:val="24"/>
          <w:szCs w:val="24"/>
          <w:rPrChange w:id="35" w:author="Upasna Singh" w:date="2026-04-22T15:37:00Z" w16du:dateUtc="2026-04-22T13:37:00Z">
            <w:rPr>
              <w:rStyle w:val="Strong"/>
              <w:b w:val="0"/>
              <w:bCs w:val="0"/>
            </w:rPr>
          </w:rPrChange>
        </w:rPr>
        <w:t>7</w:t>
      </w:r>
      <w:r w:rsidRPr="0059364C">
        <w:rPr>
          <w:rStyle w:val="Strong"/>
          <w:rFonts w:ascii="Arial" w:hAnsi="Arial" w:cs="Arial"/>
          <w:b w:val="0"/>
          <w:bCs w:val="0"/>
          <w:sz w:val="24"/>
          <w:szCs w:val="24"/>
          <w:rPrChange w:id="36" w:author="Upasna Singh" w:date="2026-04-22T15:37:00Z" w16du:dateUtc="2026-04-22T13:37:00Z">
            <w:rPr>
              <w:rStyle w:val="Strong"/>
              <w:b w:val="0"/>
              <w:bCs w:val="0"/>
            </w:rPr>
          </w:rPrChange>
        </w:rPr>
        <w:t>)</w:t>
      </w:r>
      <w:r w:rsidR="00BD2DC9" w:rsidRPr="0059364C">
        <w:rPr>
          <w:rStyle w:val="Strong"/>
          <w:rFonts w:ascii="Arial" w:hAnsi="Arial" w:cs="Arial"/>
          <w:b w:val="0"/>
          <w:bCs w:val="0"/>
          <w:sz w:val="24"/>
          <w:szCs w:val="24"/>
          <w:rPrChange w:id="37" w:author="Upasna Singh" w:date="2026-04-22T15:37:00Z" w16du:dateUtc="2026-04-22T13:37:00Z">
            <w:rPr>
              <w:rStyle w:val="Strong"/>
              <w:b w:val="0"/>
              <w:bCs w:val="0"/>
            </w:rPr>
          </w:rPrChange>
        </w:rPr>
        <w:t xml:space="preserve"> and 3 participants were lost-to-follow-up at day 24</w:t>
      </w:r>
      <w:r w:rsidRPr="0059364C">
        <w:rPr>
          <w:rFonts w:ascii="Arial" w:hAnsi="Arial" w:cs="Arial"/>
          <w:sz w:val="24"/>
          <w:szCs w:val="24"/>
        </w:rPr>
        <w:t>. Enrolled women had higher baseline vaginal pH, more frequent positive whiff tests, and higher prevalence of BV-related symptoms compared with screen-outs.</w:t>
      </w:r>
    </w:p>
    <w:p w14:paraId="5BFDD27F" w14:textId="579CB52F" w:rsidR="0082784F" w:rsidRPr="0059364C" w:rsidRDefault="0082784F" w:rsidP="0059364C">
      <w:pPr>
        <w:rPr>
          <w:rFonts w:ascii="Arial" w:hAnsi="Arial" w:cs="Arial"/>
          <w:sz w:val="24"/>
          <w:szCs w:val="24"/>
        </w:rPr>
      </w:pPr>
      <w:r w:rsidRPr="0059364C">
        <w:rPr>
          <w:rStyle w:val="Strong"/>
          <w:rFonts w:ascii="Arial" w:hAnsi="Arial" w:cs="Arial"/>
          <w:sz w:val="24"/>
          <w:szCs w:val="24"/>
          <w:rPrChange w:id="38" w:author="Upasna Singh" w:date="2026-04-22T15:40:00Z" w16du:dateUtc="2026-04-22T13:40:00Z">
            <w:rPr>
              <w:rStyle w:val="Strong"/>
              <w:b w:val="0"/>
              <w:bCs w:val="0"/>
            </w:rPr>
          </w:rPrChange>
        </w:rPr>
        <w:t>Conclusion:</w:t>
      </w:r>
      <w:r w:rsidRPr="0059364C">
        <w:rPr>
          <w:rFonts w:ascii="Arial" w:hAnsi="Arial" w:cs="Arial"/>
          <w:sz w:val="24"/>
          <w:szCs w:val="24"/>
        </w:rPr>
        <w:br/>
        <w:t>Sequential MT</w:t>
      </w:r>
      <w:r w:rsidR="004906AF" w:rsidRPr="0059364C">
        <w:rPr>
          <w:rFonts w:ascii="Arial" w:hAnsi="Arial" w:cs="Arial"/>
          <w:sz w:val="24"/>
          <w:szCs w:val="24"/>
        </w:rPr>
        <w:t>Z and</w:t>
      </w:r>
      <w:ins w:id="39" w:author="Upasna Singh" w:date="2026-04-21T10:22:00Z" w16du:dateUtc="2026-04-21T08:22:00Z">
        <w:r w:rsidR="00E92F7C" w:rsidRPr="0059364C">
          <w:rPr>
            <w:rFonts w:ascii="Arial" w:hAnsi="Arial" w:cs="Arial"/>
            <w:sz w:val="24"/>
            <w:szCs w:val="24"/>
            <w:rPrChange w:id="40" w:author="Upasna Singh" w:date="2026-04-22T15:37:00Z" w16du:dateUtc="2026-04-22T13:37:00Z">
              <w:rPr/>
            </w:rPrChange>
          </w:rPr>
          <w:t xml:space="preserve"> </w:t>
        </w:r>
      </w:ins>
      <w:r w:rsidRPr="0059364C">
        <w:rPr>
          <w:rFonts w:ascii="Arial" w:hAnsi="Arial" w:cs="Arial"/>
          <w:sz w:val="24"/>
          <w:szCs w:val="24"/>
        </w:rPr>
        <w:t xml:space="preserve">clindamycin treatment resulted in </w:t>
      </w:r>
      <w:r w:rsidRPr="0059364C">
        <w:rPr>
          <w:rStyle w:val="Strong"/>
          <w:rFonts w:ascii="Arial" w:hAnsi="Arial" w:cs="Arial"/>
          <w:b w:val="0"/>
          <w:bCs w:val="0"/>
          <w:sz w:val="24"/>
          <w:szCs w:val="24"/>
          <w:rPrChange w:id="41" w:author="Upasna Singh" w:date="2026-04-22T15:37:00Z" w16du:dateUtc="2026-04-22T13:37:00Z">
            <w:rPr>
              <w:rStyle w:val="Strong"/>
              <w:b w:val="0"/>
              <w:bCs w:val="0"/>
            </w:rPr>
          </w:rPrChange>
        </w:rPr>
        <w:t>low BV clearance and high persistence</w:t>
      </w:r>
      <w:r w:rsidRPr="0059364C">
        <w:rPr>
          <w:rFonts w:ascii="Arial" w:hAnsi="Arial" w:cs="Arial"/>
          <w:sz w:val="24"/>
          <w:szCs w:val="24"/>
        </w:rPr>
        <w:t>, with more than half of women remaining BV-positive by Day 24. These findings highlight the limited effectiveness of standard regimens in this setting and underscore the urgent need for improved BV therapies</w:t>
      </w:r>
      <w:r w:rsidR="00CE253B" w:rsidRPr="0059364C">
        <w:rPr>
          <w:rFonts w:ascii="Arial" w:hAnsi="Arial" w:cs="Arial"/>
          <w:sz w:val="24"/>
          <w:szCs w:val="24"/>
        </w:rPr>
        <w:t xml:space="preserve"> and </w:t>
      </w:r>
      <w:r w:rsidR="00CA1D89" w:rsidRPr="0059364C">
        <w:rPr>
          <w:rFonts w:ascii="Arial" w:hAnsi="Arial" w:cs="Arial"/>
          <w:sz w:val="24"/>
          <w:szCs w:val="24"/>
        </w:rPr>
        <w:t>microbiota-informed interventions</w:t>
      </w:r>
      <w:r w:rsidRPr="0059364C">
        <w:rPr>
          <w:rFonts w:ascii="Arial" w:hAnsi="Arial" w:cs="Arial"/>
          <w:sz w:val="24"/>
          <w:szCs w:val="24"/>
        </w:rPr>
        <w:t>.</w:t>
      </w:r>
    </w:p>
    <w:p w14:paraId="780CE710" w14:textId="77777777" w:rsidR="00B24BCF" w:rsidRPr="0059364C" w:rsidRDefault="00B24BCF" w:rsidP="0059364C">
      <w:pPr>
        <w:rPr>
          <w:rFonts w:ascii="Arial" w:hAnsi="Arial" w:cs="Arial"/>
          <w:sz w:val="24"/>
          <w:szCs w:val="24"/>
        </w:rPr>
      </w:pPr>
    </w:p>
    <w:p w14:paraId="5C660C1B" w14:textId="77777777" w:rsidR="00683D8D" w:rsidRPr="0059364C" w:rsidRDefault="00683D8D" w:rsidP="0059364C">
      <w:pPr>
        <w:rPr>
          <w:rFonts w:ascii="Arial" w:hAnsi="Arial" w:cs="Arial"/>
          <w:sz w:val="24"/>
          <w:szCs w:val="24"/>
        </w:rPr>
      </w:pPr>
    </w:p>
    <w:p w14:paraId="4CEE44B0" w14:textId="77777777" w:rsidR="00683D8D" w:rsidRPr="0059364C" w:rsidRDefault="00683D8D" w:rsidP="0059364C">
      <w:pPr>
        <w:rPr>
          <w:rFonts w:ascii="Arial" w:hAnsi="Arial" w:cs="Arial"/>
          <w:sz w:val="24"/>
          <w:szCs w:val="24"/>
        </w:rPr>
      </w:pPr>
    </w:p>
    <w:p w14:paraId="555BA625" w14:textId="77777777" w:rsidR="00683D8D" w:rsidRPr="0059364C" w:rsidRDefault="00683D8D" w:rsidP="0059364C">
      <w:pPr>
        <w:rPr>
          <w:rFonts w:ascii="Arial" w:hAnsi="Arial" w:cs="Arial"/>
          <w:sz w:val="24"/>
          <w:szCs w:val="24"/>
        </w:rPr>
      </w:pPr>
    </w:p>
    <w:p w14:paraId="37D3F9F6" w14:textId="77777777" w:rsidR="00683D8D" w:rsidRPr="0059364C" w:rsidRDefault="00683D8D" w:rsidP="0059364C">
      <w:pPr>
        <w:rPr>
          <w:rFonts w:ascii="Arial" w:hAnsi="Arial" w:cs="Arial"/>
          <w:sz w:val="24"/>
          <w:szCs w:val="24"/>
        </w:rPr>
      </w:pPr>
    </w:p>
    <w:p w14:paraId="78D0FC14" w14:textId="77777777" w:rsidR="00683D8D" w:rsidRPr="0059364C" w:rsidRDefault="00683D8D" w:rsidP="0059364C">
      <w:pPr>
        <w:rPr>
          <w:rFonts w:ascii="Arial" w:hAnsi="Arial" w:cs="Arial"/>
          <w:sz w:val="24"/>
          <w:szCs w:val="24"/>
        </w:rPr>
      </w:pPr>
    </w:p>
    <w:p w14:paraId="77C2652B" w14:textId="77777777" w:rsidR="00683D8D" w:rsidRPr="0059364C" w:rsidRDefault="00683D8D" w:rsidP="0059364C">
      <w:pPr>
        <w:rPr>
          <w:rFonts w:ascii="Arial" w:hAnsi="Arial" w:cs="Arial"/>
          <w:sz w:val="24"/>
          <w:szCs w:val="24"/>
        </w:rPr>
      </w:pPr>
    </w:p>
    <w:p w14:paraId="3A06F80E" w14:textId="77777777" w:rsidR="00683D8D" w:rsidRPr="0059364C" w:rsidRDefault="00683D8D" w:rsidP="0059364C">
      <w:pPr>
        <w:rPr>
          <w:rFonts w:ascii="Arial" w:hAnsi="Arial" w:cs="Arial"/>
          <w:sz w:val="24"/>
          <w:szCs w:val="24"/>
        </w:rPr>
      </w:pPr>
    </w:p>
    <w:p w14:paraId="61FE9015" w14:textId="77777777" w:rsidR="00683D8D" w:rsidRDefault="00683D8D" w:rsidP="0059364C">
      <w:pPr>
        <w:rPr>
          <w:rFonts w:ascii="Arial" w:hAnsi="Arial" w:cs="Arial"/>
          <w:sz w:val="24"/>
          <w:szCs w:val="24"/>
        </w:rPr>
      </w:pPr>
    </w:p>
    <w:p w14:paraId="0CC94300" w14:textId="77777777" w:rsidR="00F95AB4" w:rsidRPr="0059364C" w:rsidRDefault="00F95AB4" w:rsidP="0059364C">
      <w:pPr>
        <w:rPr>
          <w:rFonts w:ascii="Arial" w:hAnsi="Arial" w:cs="Arial"/>
          <w:sz w:val="24"/>
          <w:szCs w:val="24"/>
        </w:rPr>
      </w:pPr>
    </w:p>
    <w:p w14:paraId="39412E1F" w14:textId="77777777" w:rsidR="00FE0B77" w:rsidRDefault="00FE0B77" w:rsidP="00FE0B77">
      <w:pPr>
        <w:rPr>
          <w:rFonts w:ascii="Arial" w:hAnsi="Arial" w:cs="Arial"/>
          <w:sz w:val="24"/>
          <w:szCs w:val="24"/>
        </w:rPr>
      </w:pPr>
    </w:p>
    <w:p w14:paraId="68423F0A" w14:textId="6B3DB477" w:rsidR="0082784F" w:rsidRPr="0059364C" w:rsidRDefault="0082784F">
      <w:pPr>
        <w:rPr>
          <w:rFonts w:ascii="Arial" w:hAnsi="Arial" w:cs="Arial"/>
          <w:b/>
          <w:bCs/>
          <w:sz w:val="24"/>
          <w:szCs w:val="24"/>
          <w:lang w:val="en-ZA"/>
          <w:rPrChange w:id="42" w:author="Upasna Singh" w:date="2026-04-22T15:40:00Z" w16du:dateUtc="2026-04-22T13:40:00Z">
            <w:rPr>
              <w:b w:val="0"/>
              <w:bCs w:val="0"/>
            </w:rPr>
          </w:rPrChange>
        </w:rPr>
        <w:pPrChange w:id="43" w:author="Upasna Singh" w:date="2025-12-02T16:46:00Z" w16du:dateUtc="2025-12-02T14:46:00Z">
          <w:pPr>
            <w:pStyle w:val="Heading1"/>
          </w:pPr>
        </w:pPrChange>
      </w:pPr>
      <w:r w:rsidRPr="0059364C">
        <w:rPr>
          <w:rStyle w:val="Strong"/>
          <w:rFonts w:ascii="Arial" w:hAnsi="Arial" w:cs="Arial"/>
          <w:sz w:val="24"/>
          <w:szCs w:val="24"/>
          <w:rPrChange w:id="44" w:author="Upasna Singh" w:date="2026-04-22T15:40:00Z" w16du:dateUtc="2026-04-22T13:40:00Z">
            <w:rPr>
              <w:rStyle w:val="Strong"/>
            </w:rPr>
          </w:rPrChange>
        </w:rPr>
        <w:t>Introduction</w:t>
      </w:r>
    </w:p>
    <w:p w14:paraId="507960D0" w14:textId="71F1B654" w:rsidR="0082784F" w:rsidRPr="0059364C" w:rsidRDefault="00AA0868" w:rsidP="0059364C">
      <w:pPr>
        <w:rPr>
          <w:rFonts w:ascii="Arial" w:hAnsi="Arial" w:cs="Arial"/>
          <w:sz w:val="24"/>
          <w:szCs w:val="24"/>
        </w:rPr>
      </w:pPr>
      <w:r w:rsidRPr="0059364C">
        <w:rPr>
          <w:rFonts w:ascii="Arial" w:hAnsi="Arial" w:cs="Arial"/>
          <w:sz w:val="24"/>
          <w:szCs w:val="24"/>
        </w:rPr>
        <w:t>Bacterial vaginosis</w:t>
      </w:r>
      <w:r w:rsidR="00610417" w:rsidRPr="0059364C">
        <w:rPr>
          <w:rFonts w:ascii="Arial" w:hAnsi="Arial" w:cs="Arial"/>
          <w:sz w:val="24"/>
          <w:szCs w:val="24"/>
        </w:rPr>
        <w:t xml:space="preserve"> (BV)</w:t>
      </w:r>
      <w:r w:rsidRPr="0059364C">
        <w:rPr>
          <w:rFonts w:ascii="Arial" w:hAnsi="Arial" w:cs="Arial"/>
          <w:sz w:val="24"/>
          <w:szCs w:val="24"/>
        </w:rPr>
        <w:t xml:space="preserve"> is caused by overgrowth of the normal vaginal flora, causing dysbiosis of the vaginal microbiome. This imbalance within the vaginal microbiome has been found to be the commonest cause of inflammation within the female genital tract</w:t>
      </w:r>
      <w:r w:rsidR="007D387B" w:rsidRPr="0059364C">
        <w:rPr>
          <w:rFonts w:ascii="Arial" w:hAnsi="Arial" w:cs="Arial"/>
          <w:sz w:val="24"/>
          <w:szCs w:val="24"/>
        </w:rPr>
        <w:fldChar w:fldCharType="begin">
          <w:fldData xml:space="preserve">PEVuZE5vdGU+PENpdGU+PEF1dGhvcj5NdXpueTwvQXV0aG9yPjxZZWFyPjIwMTY8L1llYXI+PFJl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</w:fldData>
        </w:fldChar>
      </w:r>
      <w:r w:rsidR="007D387B" w:rsidRPr="0059364C">
        <w:rPr>
          <w:rFonts w:ascii="Arial" w:hAnsi="Arial" w:cs="Arial"/>
          <w:sz w:val="24"/>
          <w:szCs w:val="24"/>
        </w:rPr>
        <w:instrText xml:space="preserve"> ADDIN EN.CITE </w:instrText>
      </w:r>
      <w:r w:rsidR="007D387B" w:rsidRPr="0059364C">
        <w:rPr>
          <w:rFonts w:ascii="Arial" w:hAnsi="Arial" w:cs="Arial"/>
          <w:sz w:val="24"/>
          <w:szCs w:val="24"/>
        </w:rPr>
        <w:fldChar w:fldCharType="begin">
          <w:fldData xml:space="preserve">PEVuZE5vdGU+PENpdGU+PEF1dGhvcj5NdXpueTwvQXV0aG9yPjxZZWFyPjIwMTY8L1llYXI+PFJl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</w:fldData>
        </w:fldChar>
      </w:r>
      <w:r w:rsidR="007D387B" w:rsidRPr="0059364C">
        <w:rPr>
          <w:rFonts w:ascii="Arial" w:hAnsi="Arial" w:cs="Arial"/>
          <w:sz w:val="24"/>
          <w:szCs w:val="24"/>
        </w:rPr>
        <w:instrText xml:space="preserve"> ADDIN EN.CITE.DATA </w:instrText>
      </w:r>
      <w:r w:rsidR="007D387B" w:rsidRPr="0059364C">
        <w:rPr>
          <w:rFonts w:ascii="Arial" w:hAnsi="Arial" w:cs="Arial"/>
          <w:sz w:val="24"/>
          <w:szCs w:val="24"/>
        </w:rPr>
      </w:r>
      <w:r w:rsidR="007D387B" w:rsidRPr="0059364C">
        <w:rPr>
          <w:rFonts w:ascii="Arial" w:hAnsi="Arial" w:cs="Arial"/>
          <w:sz w:val="24"/>
          <w:szCs w:val="24"/>
        </w:rPr>
        <w:fldChar w:fldCharType="end"/>
      </w:r>
      <w:r w:rsidR="007D387B" w:rsidRPr="0059364C">
        <w:rPr>
          <w:rFonts w:ascii="Arial" w:hAnsi="Arial" w:cs="Arial"/>
          <w:sz w:val="24"/>
          <w:szCs w:val="24"/>
        </w:rPr>
      </w:r>
      <w:r w:rsidR="007D387B" w:rsidRPr="0059364C">
        <w:rPr>
          <w:rFonts w:ascii="Arial" w:hAnsi="Arial" w:cs="Arial"/>
          <w:sz w:val="24"/>
          <w:szCs w:val="24"/>
        </w:rPr>
        <w:fldChar w:fldCharType="separate"/>
      </w:r>
      <w:r w:rsidR="007D387B" w:rsidRPr="0059364C">
        <w:rPr>
          <w:rFonts w:ascii="Arial" w:hAnsi="Arial" w:cs="Arial"/>
          <w:noProof/>
          <w:sz w:val="24"/>
          <w:szCs w:val="24"/>
        </w:rPr>
        <w:t>(1, 2)</w:t>
      </w:r>
      <w:r w:rsidR="007D387B" w:rsidRPr="0059364C">
        <w:rPr>
          <w:rFonts w:ascii="Arial" w:hAnsi="Arial" w:cs="Arial"/>
          <w:sz w:val="24"/>
          <w:szCs w:val="24"/>
        </w:rPr>
        <w:fldChar w:fldCharType="end"/>
      </w:r>
      <w:r w:rsidRPr="0059364C">
        <w:rPr>
          <w:rFonts w:ascii="Arial" w:hAnsi="Arial" w:cs="Arial"/>
          <w:sz w:val="24"/>
          <w:szCs w:val="24"/>
        </w:rPr>
        <w:t>.</w:t>
      </w:r>
      <w:r w:rsidR="00610417" w:rsidRPr="0059364C">
        <w:rPr>
          <w:rFonts w:ascii="Arial" w:hAnsi="Arial" w:cs="Arial"/>
          <w:sz w:val="24"/>
          <w:szCs w:val="24"/>
        </w:rPr>
        <w:t xml:space="preserve"> </w:t>
      </w:r>
      <w:r w:rsidR="0082784F" w:rsidRPr="0059364C">
        <w:rPr>
          <w:rFonts w:ascii="Arial" w:hAnsi="Arial" w:cs="Arial"/>
          <w:sz w:val="24"/>
          <w:szCs w:val="24"/>
        </w:rPr>
        <w:t>BV is the most common cause of vaginal discharge among reproductive-age women globally and is associated with increased HIV acquisition, adverse pregnancy outcomes, and upper genital tract infections</w:t>
      </w:r>
      <w:r w:rsidR="00D81BF9" w:rsidRPr="0059364C">
        <w:rPr>
          <w:rFonts w:ascii="Arial" w:hAnsi="Arial" w:cs="Arial"/>
          <w:sz w:val="24"/>
          <w:szCs w:val="24"/>
        </w:rPr>
        <w:fldChar w:fldCharType="begin"/>
      </w:r>
      <w:r w:rsidR="00D81BF9" w:rsidRPr="0059364C">
        <w:rPr>
          <w:rFonts w:ascii="Arial" w:hAnsi="Arial" w:cs="Arial"/>
          <w:sz w:val="24"/>
          <w:szCs w:val="24"/>
        </w:rPr>
        <w:instrText xml:space="preserve"> ADDIN EN.CITE &lt;EndNote&gt;&lt;Cite&gt;&lt;Author&gt;Liu&lt;/Author&gt;&lt;Year&gt;2025&lt;/Year&gt;&lt;RecNum&gt;48&lt;/RecNum&gt;&lt;DisplayText&gt;(3)&lt;/DisplayText&gt;&lt;record&gt;&lt;rec-number&gt;48&lt;/rec-number&gt;&lt;foreign-keys&gt;&lt;key app="EN" db-id="ze2fwxzx1av52te2xfjvrf2gz5z5atddwttd" timestamp="1763038785"&gt;48&lt;/key&gt;&lt;/foreign-keys&gt;&lt;ref-type name="Journal Article"&gt;17&lt;/ref-type&gt;&lt;contributors&gt;&lt;authors&gt;&lt;author&gt;Liu, Dequan&lt;/author&gt;&lt;author&gt;Zhang, Xiaoman&lt;/author&gt;&lt;author&gt;Zhao, Xinming&lt;/author&gt;&lt;author&gt;Che, Xiangyu&lt;/author&gt;&lt;author&gt;Song, Wei&lt;/author&gt;&lt;author&gt;Wu, Guangzhen&lt;/author&gt;&lt;/authors&gt;&lt;/contributors&gt;&lt;titles&gt;&lt;title&gt;Bacterial vaginosis: advancing insights into microbial dysbiosis&lt;/title&gt;&lt;secondary-title&gt;Critical Reviews in Microbiology&lt;/secondary-title&gt;&lt;/titles&gt;&lt;periodical&gt;&lt;full-title&gt;Critical Reviews in Microbiology&lt;/full-title&gt;&lt;/periodical&gt;&lt;pages&gt;1-17&lt;/pages&gt;&lt;dates&gt;&lt;year&gt;2025&lt;/year&gt;&lt;/dates&gt;&lt;isbn&gt;1040-841X&lt;/isbn&gt;&lt;urls&gt;&lt;/urls&gt;&lt;/record&gt;&lt;/Cite&gt;&lt;/EndNote&gt;</w:instrText>
      </w:r>
      <w:r w:rsidR="00D81BF9" w:rsidRPr="0059364C">
        <w:rPr>
          <w:rFonts w:ascii="Arial" w:hAnsi="Arial" w:cs="Arial"/>
          <w:sz w:val="24"/>
          <w:szCs w:val="24"/>
        </w:rPr>
        <w:fldChar w:fldCharType="separate"/>
      </w:r>
      <w:r w:rsidR="00D81BF9" w:rsidRPr="0059364C">
        <w:rPr>
          <w:rFonts w:ascii="Arial" w:hAnsi="Arial" w:cs="Arial"/>
          <w:noProof/>
          <w:sz w:val="24"/>
          <w:szCs w:val="24"/>
        </w:rPr>
        <w:t>(3)</w:t>
      </w:r>
      <w:r w:rsidR="00D81BF9" w:rsidRPr="0059364C">
        <w:rPr>
          <w:rFonts w:ascii="Arial" w:hAnsi="Arial" w:cs="Arial"/>
          <w:sz w:val="24"/>
          <w:szCs w:val="24"/>
        </w:rPr>
        <w:fldChar w:fldCharType="end"/>
      </w:r>
      <w:r w:rsidR="0082784F" w:rsidRPr="0059364C">
        <w:rPr>
          <w:rFonts w:ascii="Arial" w:hAnsi="Arial" w:cs="Arial"/>
          <w:sz w:val="24"/>
          <w:szCs w:val="24"/>
        </w:rPr>
        <w:t xml:space="preserve">. </w:t>
      </w:r>
      <w:r w:rsidR="00431EB4" w:rsidRPr="0059364C">
        <w:rPr>
          <w:rFonts w:ascii="Arial" w:hAnsi="Arial" w:cs="Arial"/>
          <w:sz w:val="24"/>
          <w:szCs w:val="24"/>
        </w:rPr>
        <w:t xml:space="preserve">STI testing is not </w:t>
      </w:r>
      <w:r w:rsidR="00072431" w:rsidRPr="0059364C">
        <w:rPr>
          <w:rFonts w:ascii="Arial" w:hAnsi="Arial" w:cs="Arial"/>
          <w:sz w:val="24"/>
          <w:szCs w:val="24"/>
        </w:rPr>
        <w:t>standard practice at</w:t>
      </w:r>
      <w:r w:rsidR="00431EB4" w:rsidRPr="0059364C">
        <w:rPr>
          <w:rFonts w:ascii="Arial" w:hAnsi="Arial" w:cs="Arial"/>
          <w:sz w:val="24"/>
          <w:szCs w:val="24"/>
        </w:rPr>
        <w:t xml:space="preserve"> </w:t>
      </w:r>
      <w:r w:rsidR="00C96AB9" w:rsidRPr="0059364C">
        <w:rPr>
          <w:rFonts w:ascii="Arial" w:hAnsi="Arial" w:cs="Arial"/>
          <w:sz w:val="24"/>
          <w:szCs w:val="24"/>
        </w:rPr>
        <w:t xml:space="preserve">public </w:t>
      </w:r>
      <w:r w:rsidR="00431EB4" w:rsidRPr="0059364C">
        <w:rPr>
          <w:rFonts w:ascii="Arial" w:hAnsi="Arial" w:cs="Arial"/>
          <w:sz w:val="24"/>
          <w:szCs w:val="24"/>
        </w:rPr>
        <w:t>healthcare level in South Africa</w:t>
      </w:r>
      <w:r w:rsidR="001662C4" w:rsidRPr="0059364C">
        <w:rPr>
          <w:rFonts w:ascii="Arial" w:hAnsi="Arial" w:cs="Arial"/>
          <w:sz w:val="24"/>
          <w:szCs w:val="24"/>
        </w:rPr>
        <w:t xml:space="preserve"> and</w:t>
      </w:r>
      <w:r w:rsidR="00431EB4" w:rsidRPr="0059364C">
        <w:rPr>
          <w:rFonts w:ascii="Arial" w:hAnsi="Arial" w:cs="Arial"/>
          <w:sz w:val="24"/>
          <w:szCs w:val="24"/>
        </w:rPr>
        <w:t xml:space="preserve"> current national guidelines for the treatment of sexually transmitted infections recommend a triple therapy regimen consisting of 1g of azithromycin orally, 250mg of ceftriaxone intramuscular injection, and 2g of metronidazole orally as a single dose</w:t>
      </w:r>
      <w:r w:rsidR="006F0A67" w:rsidRPr="0059364C">
        <w:rPr>
          <w:rFonts w:ascii="Arial" w:hAnsi="Arial" w:cs="Arial"/>
          <w:sz w:val="24"/>
          <w:szCs w:val="24"/>
        </w:rPr>
        <w:fldChar w:fldCharType="begin"/>
      </w:r>
      <w:r w:rsidR="006F0A67" w:rsidRPr="0059364C">
        <w:rPr>
          <w:rFonts w:ascii="Arial" w:hAnsi="Arial" w:cs="Arial"/>
          <w:sz w:val="24"/>
          <w:szCs w:val="24"/>
        </w:rPr>
        <w:instrText xml:space="preserve"> ADDIN EN.CITE &lt;EndNote&gt;&lt;Cite&gt;&lt;Author&gt;NDOH&lt;/Author&gt;&lt;Year&gt;2018&lt;/Year&gt;&lt;RecNum&gt;6&lt;/RecNum&gt;&lt;DisplayText&gt;(4)&lt;/DisplayText&gt;&lt;record&gt;&lt;rec-number&gt;6&lt;/rec-number&gt;&lt;foreign-keys&gt;&lt;key app="EN" db-id="ze2fwxzx1av52te2xfjvrf2gz5z5atddwttd" timestamp="1720424812"&gt;6&lt;/key&gt;&lt;/foreign-keys&gt;&lt;ref-type name="Government Document"&gt;46&lt;/ref-type&gt;&lt;contributors&gt;&lt;authors&gt;&lt;author&gt;NDOH&lt;/author&gt;&lt;/authors&gt;&lt;secondary-authors&gt;&lt;author&gt;National Department of Health South Africa&lt;/author&gt;&lt;/secondary-authors&gt;&lt;/contributors&gt;&lt;titles&gt;&lt;title&gt;Sexually Transmitted Infections  Management Guidelines 2018&lt;/title&gt;&lt;/titles&gt;&lt;pages&gt;25&lt;/pages&gt;&lt;dates&gt;&lt;year&gt;2018&lt;/year&gt;&lt;/dates&gt;&lt;pub-location&gt;Republic of South Africa&lt;/pub-location&gt;&lt;publisher&gt;NDOH&lt;/publisher&gt;&lt;urls&gt;&lt;/urls&gt;&lt;/record&gt;&lt;/Cite&gt;&lt;/EndNote&gt;</w:instrText>
      </w:r>
      <w:r w:rsidR="006F0A67" w:rsidRPr="0059364C">
        <w:rPr>
          <w:rFonts w:ascii="Arial" w:hAnsi="Arial" w:cs="Arial"/>
          <w:sz w:val="24"/>
          <w:szCs w:val="24"/>
        </w:rPr>
        <w:fldChar w:fldCharType="separate"/>
      </w:r>
      <w:r w:rsidR="006F0A67" w:rsidRPr="0059364C">
        <w:rPr>
          <w:rFonts w:ascii="Arial" w:hAnsi="Arial" w:cs="Arial"/>
          <w:noProof/>
          <w:sz w:val="24"/>
          <w:szCs w:val="24"/>
        </w:rPr>
        <w:t>(4)</w:t>
      </w:r>
      <w:r w:rsidR="006F0A67" w:rsidRPr="0059364C">
        <w:rPr>
          <w:rFonts w:ascii="Arial" w:hAnsi="Arial" w:cs="Arial"/>
          <w:sz w:val="24"/>
          <w:szCs w:val="24"/>
        </w:rPr>
        <w:fldChar w:fldCharType="end"/>
      </w:r>
      <w:r w:rsidR="006F0A67" w:rsidRPr="0059364C">
        <w:rPr>
          <w:rFonts w:ascii="Arial" w:hAnsi="Arial" w:cs="Arial"/>
          <w:sz w:val="24"/>
          <w:szCs w:val="24"/>
        </w:rPr>
        <w:t>.</w:t>
      </w:r>
      <w:r w:rsidR="00C93EBF" w:rsidRPr="0059364C">
        <w:rPr>
          <w:rFonts w:ascii="Arial" w:hAnsi="Arial" w:cs="Arial"/>
          <w:sz w:val="24"/>
          <w:szCs w:val="24"/>
          <w:lang w:eastAsia="en-ZA"/>
        </w:rPr>
        <w:t xml:space="preserve"> </w:t>
      </w:r>
      <w:r w:rsidR="00C93EBF" w:rsidRPr="0059364C">
        <w:rPr>
          <w:rFonts w:ascii="Arial" w:hAnsi="Arial" w:cs="Arial"/>
          <w:sz w:val="24"/>
          <w:szCs w:val="24"/>
        </w:rPr>
        <w:t xml:space="preserve">This approach is syndromic rather than </w:t>
      </w:r>
      <w:r w:rsidR="00D725C1" w:rsidRPr="0059364C">
        <w:rPr>
          <w:rFonts w:ascii="Arial" w:hAnsi="Arial" w:cs="Arial"/>
          <w:sz w:val="24"/>
          <w:szCs w:val="24"/>
        </w:rPr>
        <w:t>pathogen</w:t>
      </w:r>
      <w:r w:rsidR="00C93EBF" w:rsidRPr="0059364C">
        <w:rPr>
          <w:rFonts w:ascii="Arial" w:hAnsi="Arial" w:cs="Arial"/>
          <w:sz w:val="24"/>
          <w:szCs w:val="24"/>
        </w:rPr>
        <w:t xml:space="preserve"> directed and relies on clinical assessment of the presence or absence of a vaginal discharge in women</w:t>
      </w:r>
      <w:r w:rsidR="00F213D3" w:rsidRPr="0059364C">
        <w:rPr>
          <w:rFonts w:ascii="Arial" w:hAnsi="Arial" w:cs="Arial"/>
          <w:sz w:val="24"/>
          <w:szCs w:val="24"/>
        </w:rPr>
        <w:fldChar w:fldCharType="begin"/>
      </w:r>
      <w:r w:rsidR="00F213D3" w:rsidRPr="0059364C">
        <w:rPr>
          <w:rFonts w:ascii="Arial" w:hAnsi="Arial" w:cs="Arial"/>
          <w:sz w:val="24"/>
          <w:szCs w:val="24"/>
        </w:rPr>
        <w:instrText xml:space="preserve"> ADDIN EN.CITE &lt;EndNote&gt;&lt;Cite&gt;&lt;Author&gt;Van der Eem&lt;/Author&gt;&lt;Year&gt;2016&lt;/Year&gt;&lt;RecNum&gt;55&lt;/RecNum&gt;&lt;DisplayText&gt;(5)&lt;/DisplayText&gt;&lt;record&gt;&lt;rec-number&gt;55&lt;/rec-number&gt;&lt;foreign-keys&gt;&lt;key app="EN" db-id="ze2fwxzx1av52te2xfjvrf2gz5z5atddwttd" timestamp="1763374773"&gt;55&lt;/key&gt;&lt;/foreign-keys&gt;&lt;ref-type name="Journal Article"&gt;17&lt;/ref-type&gt;&lt;contributors&gt;&lt;authors&gt;&lt;author&gt;Van der Eem, Lisette&lt;/author&gt;&lt;author&gt;Dubbink, Jan Henk&lt;/author&gt;&lt;author&gt;Struthers, Helen E&lt;/author&gt;&lt;author&gt;McIntyre, James A&lt;/author&gt;&lt;author&gt;Ouburg, Sander&lt;/author&gt;&lt;author&gt;Morre, Servaas A&lt;/author&gt;&lt;author&gt;Kock, Marleen M&lt;/author&gt;&lt;author&gt;Peters, Remco PH&lt;/author&gt;&lt;/authors&gt;&lt;/contributors&gt;&lt;titles&gt;&lt;title&gt;Evaluation of syndromic management guidelines for treatment of sexually transmitted infections in South African women&lt;/title&gt;&lt;secondary-title&gt;Tropical Medicine &amp;amp; International Health&lt;/secondary-title&gt;&lt;/titles&gt;&lt;periodical&gt;&lt;full-title&gt;Tropical Medicine &amp;amp; International Health&lt;/full-title&gt;&lt;/periodical&gt;&lt;pages&gt;1138-1146&lt;/pages&gt;&lt;volume&gt;21&lt;/volume&gt;&lt;number&gt;9&lt;/number&gt;&lt;dates&gt;&lt;year&gt;2016&lt;/year&gt;&lt;/dates&gt;&lt;isbn&gt;1360-2276&lt;/isbn&gt;&lt;urls&gt;&lt;/urls&gt;&lt;/record&gt;&lt;/Cite&gt;&lt;/EndNote&gt;</w:instrText>
      </w:r>
      <w:r w:rsidR="00F213D3" w:rsidRPr="0059364C">
        <w:rPr>
          <w:rFonts w:ascii="Arial" w:hAnsi="Arial" w:cs="Arial"/>
          <w:sz w:val="24"/>
          <w:szCs w:val="24"/>
        </w:rPr>
        <w:fldChar w:fldCharType="separate"/>
      </w:r>
      <w:r w:rsidR="00F213D3" w:rsidRPr="0059364C">
        <w:rPr>
          <w:rFonts w:ascii="Arial" w:hAnsi="Arial" w:cs="Arial"/>
          <w:noProof/>
          <w:sz w:val="24"/>
          <w:szCs w:val="24"/>
        </w:rPr>
        <w:t>(5)</w:t>
      </w:r>
      <w:r w:rsidR="00F213D3" w:rsidRPr="0059364C">
        <w:rPr>
          <w:rFonts w:ascii="Arial" w:hAnsi="Arial" w:cs="Arial"/>
          <w:sz w:val="24"/>
          <w:szCs w:val="24"/>
        </w:rPr>
        <w:fldChar w:fldCharType="end"/>
      </w:r>
      <w:r w:rsidR="003574DC" w:rsidRPr="0059364C">
        <w:rPr>
          <w:rFonts w:ascii="Arial" w:hAnsi="Arial" w:cs="Arial"/>
          <w:sz w:val="24"/>
          <w:szCs w:val="24"/>
        </w:rPr>
        <w:t>.</w:t>
      </w:r>
      <w:r w:rsidR="006502EB" w:rsidRPr="0059364C">
        <w:rPr>
          <w:rFonts w:ascii="Arial" w:hAnsi="Arial" w:cs="Arial"/>
          <w:sz w:val="24"/>
          <w:szCs w:val="24"/>
        </w:rPr>
        <w:t xml:space="preserve"> </w:t>
      </w:r>
      <w:r w:rsidR="003574DC" w:rsidRPr="0059364C">
        <w:rPr>
          <w:rFonts w:ascii="Arial" w:hAnsi="Arial" w:cs="Arial"/>
          <w:sz w:val="24"/>
          <w:szCs w:val="24"/>
        </w:rPr>
        <w:t>Targeted treatment guidelines recommend</w:t>
      </w:r>
      <w:r w:rsidR="00AA4917" w:rsidRPr="0059364C">
        <w:rPr>
          <w:rFonts w:ascii="Arial" w:hAnsi="Arial" w:cs="Arial"/>
          <w:sz w:val="24"/>
          <w:szCs w:val="24"/>
        </w:rPr>
        <w:t xml:space="preserve"> </w:t>
      </w:r>
      <w:r w:rsidR="0082784F" w:rsidRPr="0059364C">
        <w:rPr>
          <w:rFonts w:ascii="Arial" w:hAnsi="Arial" w:cs="Arial"/>
          <w:sz w:val="24"/>
          <w:szCs w:val="24"/>
        </w:rPr>
        <w:t>oral metronidazole or intravaginal clindamycin</w:t>
      </w:r>
      <w:r w:rsidR="00840C5E" w:rsidRPr="0059364C">
        <w:rPr>
          <w:rFonts w:ascii="Arial" w:hAnsi="Arial" w:cs="Arial"/>
          <w:sz w:val="24"/>
          <w:szCs w:val="24"/>
        </w:rPr>
        <w:t xml:space="preserve">, </w:t>
      </w:r>
      <w:r w:rsidR="0082784F" w:rsidRPr="0059364C">
        <w:rPr>
          <w:rFonts w:ascii="Arial" w:hAnsi="Arial" w:cs="Arial"/>
          <w:sz w:val="24"/>
          <w:szCs w:val="24"/>
        </w:rPr>
        <w:t>achieve initial cure rates of only 40–60%, and up to 60% of women experience recurrence within 3–6 months after therapy</w:t>
      </w:r>
      <w:r w:rsidR="00740DF7" w:rsidRPr="0059364C">
        <w:rPr>
          <w:rFonts w:ascii="Arial" w:hAnsi="Arial" w:cs="Arial"/>
          <w:sz w:val="24"/>
          <w:szCs w:val="24"/>
        </w:rPr>
        <w:fldChar w:fldCharType="begin">
          <w:fldData xml:space="preserve">PEVuZE5vdGU+PENpdGU+PEF1dGhvcj5VQ1Q8L0F1dGhvcj48WWVhcj4yMDIyPC9ZZWFyPjxSZWNO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==
</w:fldData>
        </w:fldChar>
      </w:r>
      <w:r w:rsidR="00CA7989" w:rsidRPr="0059364C">
        <w:rPr>
          <w:rFonts w:ascii="Arial" w:hAnsi="Arial" w:cs="Arial"/>
          <w:sz w:val="24"/>
          <w:szCs w:val="24"/>
        </w:rPr>
        <w:instrText xml:space="preserve"> ADDIN EN.CITE </w:instrText>
      </w:r>
      <w:r w:rsidR="00CA7989" w:rsidRPr="0059364C">
        <w:rPr>
          <w:rFonts w:ascii="Arial" w:hAnsi="Arial" w:cs="Arial"/>
          <w:sz w:val="24"/>
          <w:szCs w:val="24"/>
        </w:rPr>
        <w:fldChar w:fldCharType="begin">
          <w:fldData xml:space="preserve">PEVuZE5vdGU+PENpdGU+PEF1dGhvcj5VQ1Q8L0F1dGhvcj48WWVhcj4yMDIyPC9ZZWFyPjxSZWNO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==
</w:fldData>
        </w:fldChar>
      </w:r>
      <w:r w:rsidR="00CA7989" w:rsidRPr="0059364C">
        <w:rPr>
          <w:rFonts w:ascii="Arial" w:hAnsi="Arial" w:cs="Arial"/>
          <w:sz w:val="24"/>
          <w:szCs w:val="24"/>
        </w:rPr>
        <w:instrText xml:space="preserve"> ADDIN EN.CITE.DATA </w:instrText>
      </w:r>
      <w:r w:rsidR="00CA7989" w:rsidRPr="0059364C">
        <w:rPr>
          <w:rFonts w:ascii="Arial" w:hAnsi="Arial" w:cs="Arial"/>
          <w:sz w:val="24"/>
          <w:szCs w:val="24"/>
        </w:rPr>
      </w:r>
      <w:r w:rsidR="00CA7989" w:rsidRPr="0059364C">
        <w:rPr>
          <w:rFonts w:ascii="Arial" w:hAnsi="Arial" w:cs="Arial"/>
          <w:sz w:val="24"/>
          <w:szCs w:val="24"/>
        </w:rPr>
        <w:fldChar w:fldCharType="end"/>
      </w:r>
      <w:r w:rsidR="00740DF7" w:rsidRPr="0059364C">
        <w:rPr>
          <w:rFonts w:ascii="Arial" w:hAnsi="Arial" w:cs="Arial"/>
          <w:sz w:val="24"/>
          <w:szCs w:val="24"/>
        </w:rPr>
      </w:r>
      <w:r w:rsidR="00740DF7" w:rsidRPr="0059364C">
        <w:rPr>
          <w:rFonts w:ascii="Arial" w:hAnsi="Arial" w:cs="Arial"/>
          <w:sz w:val="24"/>
          <w:szCs w:val="24"/>
        </w:rPr>
        <w:fldChar w:fldCharType="separate"/>
      </w:r>
      <w:r w:rsidR="00CA7989" w:rsidRPr="0059364C">
        <w:rPr>
          <w:rFonts w:ascii="Arial" w:hAnsi="Arial" w:cs="Arial"/>
          <w:noProof/>
          <w:sz w:val="24"/>
          <w:szCs w:val="24"/>
        </w:rPr>
        <w:t>(6-8)</w:t>
      </w:r>
      <w:r w:rsidR="00740DF7" w:rsidRPr="0059364C">
        <w:rPr>
          <w:rFonts w:ascii="Arial" w:hAnsi="Arial" w:cs="Arial"/>
          <w:sz w:val="24"/>
          <w:szCs w:val="24"/>
        </w:rPr>
        <w:fldChar w:fldCharType="end"/>
      </w:r>
      <w:r w:rsidR="0082784F" w:rsidRPr="0059364C">
        <w:rPr>
          <w:rFonts w:ascii="Arial" w:hAnsi="Arial" w:cs="Arial"/>
          <w:sz w:val="24"/>
          <w:szCs w:val="24"/>
        </w:rPr>
        <w:t>.</w:t>
      </w:r>
      <w:r w:rsidR="004032FF" w:rsidRPr="0059364C">
        <w:rPr>
          <w:rFonts w:ascii="Arial" w:hAnsi="Arial" w:cs="Arial"/>
          <w:sz w:val="24"/>
          <w:szCs w:val="24"/>
        </w:rPr>
        <w:t xml:space="preserve"> </w:t>
      </w:r>
      <w:r w:rsidR="00BD4674" w:rsidRPr="0059364C">
        <w:rPr>
          <w:rFonts w:ascii="Arial" w:hAnsi="Arial" w:cs="Arial"/>
          <w:sz w:val="24"/>
          <w:szCs w:val="24"/>
          <w:lang w:eastAsia="en-ZA"/>
        </w:rPr>
        <w:t>A systematic review and meta-analysis of the BV among women of reproductive age conducted by the WHO indicate</w:t>
      </w:r>
      <w:r w:rsidR="00884E40" w:rsidRPr="0059364C">
        <w:rPr>
          <w:rFonts w:ascii="Arial" w:hAnsi="Arial" w:cs="Arial"/>
          <w:sz w:val="24"/>
          <w:szCs w:val="24"/>
          <w:lang w:eastAsia="en-ZA"/>
        </w:rPr>
        <w:t>d</w:t>
      </w:r>
      <w:r w:rsidR="00BD4674" w:rsidRPr="0059364C">
        <w:rPr>
          <w:rFonts w:ascii="Arial" w:hAnsi="Arial" w:cs="Arial"/>
          <w:sz w:val="24"/>
          <w:szCs w:val="24"/>
          <w:lang w:eastAsia="en-ZA"/>
        </w:rPr>
        <w:t xml:space="preserve"> a</w:t>
      </w:r>
      <w:r w:rsidR="00B03C2D" w:rsidRPr="0059364C">
        <w:rPr>
          <w:rFonts w:ascii="Arial" w:hAnsi="Arial" w:cs="Arial"/>
          <w:sz w:val="24"/>
          <w:szCs w:val="24"/>
          <w:lang w:eastAsia="en-ZA"/>
        </w:rPr>
        <w:t xml:space="preserve"> global</w:t>
      </w:r>
      <w:r w:rsidR="00BD4674" w:rsidRPr="0059364C">
        <w:rPr>
          <w:rFonts w:ascii="Arial" w:hAnsi="Arial" w:cs="Arial"/>
          <w:sz w:val="24"/>
          <w:szCs w:val="24"/>
          <w:lang w:eastAsia="en-ZA"/>
        </w:rPr>
        <w:t xml:space="preserve"> prevalence of 23–29% </w:t>
      </w:r>
      <w:r w:rsidR="00AC1769" w:rsidRPr="0059364C">
        <w:rPr>
          <w:rFonts w:ascii="Arial" w:hAnsi="Arial" w:cs="Arial"/>
          <w:sz w:val="24"/>
          <w:szCs w:val="24"/>
          <w:lang w:eastAsia="en-ZA"/>
        </w:rPr>
        <w:fldChar w:fldCharType="begin"/>
      </w:r>
      <w:r w:rsidR="00AC1769" w:rsidRPr="0059364C">
        <w:rPr>
          <w:rFonts w:ascii="Arial" w:hAnsi="Arial" w:cs="Arial"/>
          <w:sz w:val="24"/>
          <w:szCs w:val="24"/>
          <w:lang w:eastAsia="en-ZA"/>
        </w:rPr>
        <w:instrText xml:space="preserve"> ADDIN EN.CITE &lt;EndNote&gt;&lt;Cite&gt;&lt;Author&gt;WHO&lt;/Author&gt;&lt;Year&gt;2024&lt;/Year&gt;&lt;RecNum&gt;50&lt;/RecNum&gt;&lt;DisplayText&gt;(9)&lt;/DisplayText&gt;&lt;record&gt;&lt;rec-number&gt;50&lt;/rec-number&gt;&lt;foreign-keys&gt;&lt;key app="EN" db-id="ze2fwxzx1av52te2xfjvrf2gz5z5atddwttd" timestamp="1763106552"&gt;50&lt;/key&gt;&lt;/foreign-keys&gt;&lt;ref-type name="Report"&gt;27&lt;/ref-type&gt;&lt;contributors&gt;&lt;authors&gt;&lt;author&gt;WHO&lt;/author&gt;&lt;/authors&gt;&lt;tertiary-authors&gt;&lt;author&gt;World Health Organization&lt;/author&gt;&lt;/tertiary-authors&gt;&lt;/contributors&gt;&lt;titles&gt;&lt;title&gt;Bacterial Vaginosis&lt;/title&gt;&lt;/titles&gt;&lt;dates&gt;&lt;year&gt;2024&lt;/year&gt;&lt;pub-dates&gt;&lt;date&gt;21 November 2024&lt;/date&gt;&lt;/pub-dates&gt;&lt;/dates&gt;&lt;pub-location&gt;Geneva&lt;/pub-location&gt;&lt;urls&gt;&lt;related-urls&gt;&lt;url&gt;https://www.who.int/news-room/fact-sheets/detail/bacterial-vaginosis&lt;/url&gt;&lt;/related-urls&gt;&lt;/urls&gt;&lt;/record&gt;&lt;/Cite&gt;&lt;/EndNote&gt;</w:instrText>
      </w:r>
      <w:r w:rsidR="00AC1769" w:rsidRPr="0059364C">
        <w:rPr>
          <w:rFonts w:ascii="Arial" w:hAnsi="Arial" w:cs="Arial"/>
          <w:sz w:val="24"/>
          <w:szCs w:val="24"/>
          <w:lang w:eastAsia="en-ZA"/>
        </w:rPr>
        <w:fldChar w:fldCharType="separate"/>
      </w:r>
      <w:r w:rsidR="00AC1769" w:rsidRPr="0059364C">
        <w:rPr>
          <w:rFonts w:ascii="Arial" w:hAnsi="Arial" w:cs="Arial"/>
          <w:noProof/>
          <w:sz w:val="24"/>
          <w:szCs w:val="24"/>
          <w:lang w:eastAsia="en-ZA"/>
        </w:rPr>
        <w:t>(9)</w:t>
      </w:r>
      <w:r w:rsidR="00AC1769" w:rsidRPr="0059364C">
        <w:rPr>
          <w:rFonts w:ascii="Arial" w:hAnsi="Arial" w:cs="Arial"/>
          <w:sz w:val="24"/>
          <w:szCs w:val="24"/>
          <w:lang w:eastAsia="en-ZA"/>
        </w:rPr>
        <w:fldChar w:fldCharType="end"/>
      </w:r>
      <w:r w:rsidR="00BD4674" w:rsidRPr="0059364C">
        <w:rPr>
          <w:rFonts w:ascii="Arial" w:hAnsi="Arial" w:cs="Arial"/>
          <w:sz w:val="24"/>
          <w:szCs w:val="24"/>
          <w:lang w:eastAsia="en-ZA"/>
        </w:rPr>
        <w:t>. A recent surveillance report in South Africa found that 58.2 % of females presenting to healthcare facilities with vaginal discharge syndrome tested positive for bacterial vaginosis alone or with an intercurrent sexually transmitted infection</w:t>
      </w:r>
      <w:r w:rsidR="00AC1769" w:rsidRPr="0059364C">
        <w:rPr>
          <w:rFonts w:ascii="Arial" w:hAnsi="Arial" w:cs="Arial"/>
          <w:sz w:val="24"/>
          <w:szCs w:val="24"/>
          <w:lang w:eastAsia="en-ZA"/>
        </w:rPr>
        <w:fldChar w:fldCharType="begin"/>
      </w:r>
      <w:r w:rsidR="00AC1769" w:rsidRPr="0059364C">
        <w:rPr>
          <w:rFonts w:ascii="Arial" w:hAnsi="Arial" w:cs="Arial"/>
          <w:sz w:val="24"/>
          <w:szCs w:val="24"/>
          <w:lang w:eastAsia="en-ZA"/>
        </w:rPr>
        <w:instrText xml:space="preserve"> ADDIN EN.CITE &lt;EndNote&gt;&lt;Cite&gt;&lt;Author&gt;NICD&lt;/Author&gt;&lt;Year&gt;2025&lt;/Year&gt;&lt;RecNum&gt;43&lt;/RecNum&gt;&lt;DisplayText&gt;(10)&lt;/DisplayText&gt;&lt;record&gt;&lt;rec-number&gt;43&lt;/rec-number&gt;&lt;foreign-keys&gt;&lt;key app="EN" db-id="ze2fwxzx1av52te2xfjvrf2gz5z5atddwttd" timestamp="1755071548"&gt;43&lt;/key&gt;&lt;/foreign-keys&gt;&lt;ref-type name="Report"&gt;27&lt;/ref-type&gt;&lt;contributors&gt;&lt;authors&gt;&lt;author&gt;NICD&lt;/author&gt;&lt;/authors&gt;&lt;tertiary-authors&gt;&lt;author&gt;National Institute for Communicable Diseases&lt;/author&gt;&lt;/tertiary-authors&gt;&lt;/contributors&gt;&lt;titles&gt;&lt;title&gt;Annual Overview 2023/2024&lt;/title&gt;&lt;/titles&gt;&lt;dates&gt;&lt;year&gt;2025&lt;/year&gt;&lt;pub-dates&gt;&lt;date&gt;04 March 2025&lt;/date&gt;&lt;/pub-dates&gt;&lt;/dates&gt;&lt;pub-location&gt;South Africa&lt;/pub-location&gt;&lt;publisher&gt;National Institiute for Communicable Diseases&lt;/publisher&gt;&lt;urls&gt;&lt;/urls&gt;&lt;/record&gt;&lt;/Cite&gt;&lt;/EndNote&gt;</w:instrText>
      </w:r>
      <w:r w:rsidR="00AC1769" w:rsidRPr="0059364C">
        <w:rPr>
          <w:rFonts w:ascii="Arial" w:hAnsi="Arial" w:cs="Arial"/>
          <w:sz w:val="24"/>
          <w:szCs w:val="24"/>
          <w:lang w:eastAsia="en-ZA"/>
        </w:rPr>
        <w:fldChar w:fldCharType="separate"/>
      </w:r>
      <w:r w:rsidR="00AC1769" w:rsidRPr="0059364C">
        <w:rPr>
          <w:rFonts w:ascii="Arial" w:hAnsi="Arial" w:cs="Arial"/>
          <w:noProof/>
          <w:sz w:val="24"/>
          <w:szCs w:val="24"/>
          <w:lang w:eastAsia="en-ZA"/>
        </w:rPr>
        <w:t>(10)</w:t>
      </w:r>
      <w:r w:rsidR="00AC1769" w:rsidRPr="0059364C">
        <w:rPr>
          <w:rFonts w:ascii="Arial" w:hAnsi="Arial" w:cs="Arial"/>
          <w:sz w:val="24"/>
          <w:szCs w:val="24"/>
          <w:lang w:eastAsia="en-ZA"/>
        </w:rPr>
        <w:fldChar w:fldCharType="end"/>
      </w:r>
      <w:r w:rsidR="00BD4674" w:rsidRPr="0059364C">
        <w:rPr>
          <w:rFonts w:ascii="Arial" w:hAnsi="Arial" w:cs="Arial"/>
          <w:sz w:val="24"/>
          <w:szCs w:val="24"/>
          <w:lang w:eastAsia="en-ZA"/>
        </w:rPr>
        <w:t>.</w:t>
      </w:r>
      <w:ins w:id="45" w:author="Upasna Singh" w:date="2026-04-21T14:51:00Z" w16du:dateUtc="2026-04-21T12:51:00Z">
        <w:r w:rsidR="005E2A21" w:rsidRPr="0059364C">
          <w:rPr>
            <w:rFonts w:ascii="Arial" w:hAnsi="Arial" w:cs="Arial"/>
            <w:sz w:val="24"/>
            <w:szCs w:val="24"/>
            <w:lang w:eastAsia="en-ZA"/>
            <w:rPrChange w:id="46" w:author="Upasna Singh" w:date="2026-04-22T15:37:00Z" w16du:dateUtc="2026-04-22T13:37:00Z">
              <w:rPr>
                <w:lang w:eastAsia="en-ZA"/>
              </w:rPr>
            </w:rPrChange>
          </w:rPr>
          <w:t xml:space="preserve"> </w:t>
        </w:r>
      </w:ins>
    </w:p>
    <w:p w14:paraId="5B83E0E8" w14:textId="7AC46A4D" w:rsidR="0082784F" w:rsidRPr="0059364C" w:rsidRDefault="0082784F" w:rsidP="0059364C">
      <w:pPr>
        <w:rPr>
          <w:ins w:id="47" w:author="Upasna Singh" w:date="2025-12-02T10:57:00Z" w16du:dateUtc="2025-12-02T08:57:00Z"/>
          <w:rFonts w:ascii="Arial" w:hAnsi="Arial" w:cs="Arial"/>
          <w:sz w:val="24"/>
          <w:szCs w:val="24"/>
          <w:rPrChange w:id="48" w:author="Upasna Singh" w:date="2026-04-22T15:37:00Z" w16du:dateUtc="2026-04-22T13:37:00Z">
            <w:rPr>
              <w:ins w:id="49" w:author="Upasna Singh" w:date="2025-12-02T10:57:00Z" w16du:dateUtc="2025-12-02T08:57:00Z"/>
            </w:rPr>
          </w:rPrChange>
        </w:rPr>
      </w:pPr>
      <w:r w:rsidRPr="0059364C">
        <w:rPr>
          <w:rFonts w:ascii="Arial" w:hAnsi="Arial" w:cs="Arial"/>
          <w:sz w:val="24"/>
          <w:szCs w:val="24"/>
        </w:rPr>
        <w:t>Factors linked to treatment failure include</w:t>
      </w:r>
      <w:r w:rsidR="00E944BE" w:rsidRPr="0059364C">
        <w:rPr>
          <w:rFonts w:ascii="Arial" w:hAnsi="Arial" w:cs="Arial"/>
          <w:sz w:val="24"/>
          <w:szCs w:val="24"/>
        </w:rPr>
        <w:t xml:space="preserve"> </w:t>
      </w:r>
      <w:r w:rsidR="007C1B0C" w:rsidRPr="0059364C">
        <w:rPr>
          <w:rFonts w:ascii="Arial" w:hAnsi="Arial" w:cs="Arial"/>
          <w:sz w:val="24"/>
          <w:szCs w:val="24"/>
        </w:rPr>
        <w:t xml:space="preserve">both </w:t>
      </w:r>
      <w:r w:rsidR="00E944BE" w:rsidRPr="0059364C">
        <w:rPr>
          <w:rFonts w:ascii="Arial" w:hAnsi="Arial" w:cs="Arial"/>
          <w:sz w:val="24"/>
          <w:szCs w:val="24"/>
        </w:rPr>
        <w:t>socio</w:t>
      </w:r>
      <w:r w:rsidR="007C1B0C" w:rsidRPr="0059364C">
        <w:rPr>
          <w:rFonts w:ascii="Arial" w:hAnsi="Arial" w:cs="Arial"/>
          <w:sz w:val="24"/>
          <w:szCs w:val="24"/>
        </w:rPr>
        <w:t>-behavioural factors</w:t>
      </w:r>
      <w:r w:rsidR="00472631" w:rsidRPr="0059364C">
        <w:rPr>
          <w:rFonts w:ascii="Arial" w:hAnsi="Arial" w:cs="Arial"/>
          <w:sz w:val="24"/>
          <w:szCs w:val="24"/>
        </w:rPr>
        <w:t xml:space="preserve"> (education, </w:t>
      </w:r>
      <w:r w:rsidR="00EB6D13" w:rsidRPr="0059364C">
        <w:rPr>
          <w:rFonts w:ascii="Arial" w:hAnsi="Arial" w:cs="Arial"/>
          <w:sz w:val="24"/>
          <w:szCs w:val="24"/>
        </w:rPr>
        <w:t>sexual activity, socioe</w:t>
      </w:r>
      <w:r w:rsidR="00DC3B0F" w:rsidRPr="0059364C">
        <w:rPr>
          <w:rFonts w:ascii="Arial" w:hAnsi="Arial" w:cs="Arial"/>
          <w:sz w:val="24"/>
          <w:szCs w:val="24"/>
        </w:rPr>
        <w:t>co</w:t>
      </w:r>
      <w:r w:rsidR="00EB6D13" w:rsidRPr="0059364C">
        <w:rPr>
          <w:rFonts w:ascii="Arial" w:hAnsi="Arial" w:cs="Arial"/>
          <w:sz w:val="24"/>
          <w:szCs w:val="24"/>
        </w:rPr>
        <w:t>n</w:t>
      </w:r>
      <w:r w:rsidR="00DC3B0F" w:rsidRPr="0059364C">
        <w:rPr>
          <w:rFonts w:ascii="Arial" w:hAnsi="Arial" w:cs="Arial"/>
          <w:sz w:val="24"/>
          <w:szCs w:val="24"/>
        </w:rPr>
        <w:t>o</w:t>
      </w:r>
      <w:r w:rsidR="00EB6D13" w:rsidRPr="0059364C">
        <w:rPr>
          <w:rFonts w:ascii="Arial" w:hAnsi="Arial" w:cs="Arial"/>
          <w:sz w:val="24"/>
          <w:szCs w:val="24"/>
        </w:rPr>
        <w:t>mic status)</w:t>
      </w:r>
      <w:r w:rsidR="00472631" w:rsidRPr="0059364C">
        <w:rPr>
          <w:rFonts w:ascii="Arial" w:hAnsi="Arial" w:cs="Arial"/>
          <w:sz w:val="24"/>
          <w:szCs w:val="24"/>
        </w:rPr>
        <w:t xml:space="preserve"> and biological factors</w:t>
      </w:r>
      <w:r w:rsidR="00EB6D13" w:rsidRPr="0059364C">
        <w:rPr>
          <w:rFonts w:ascii="Arial" w:hAnsi="Arial" w:cs="Arial"/>
          <w:sz w:val="24"/>
          <w:szCs w:val="24"/>
        </w:rPr>
        <w:t xml:space="preserve"> (</w:t>
      </w:r>
      <w:r w:rsidRPr="0059364C">
        <w:rPr>
          <w:rFonts w:ascii="Arial" w:hAnsi="Arial" w:cs="Arial"/>
          <w:sz w:val="24"/>
          <w:szCs w:val="24"/>
        </w:rPr>
        <w:t xml:space="preserve">persistent anaerobic biofilms, antimicrobial resistance, and failure to restore </w:t>
      </w:r>
      <w:r w:rsidRPr="0059364C">
        <w:rPr>
          <w:rFonts w:ascii="Arial" w:hAnsi="Arial" w:cs="Arial"/>
          <w:sz w:val="24"/>
          <w:szCs w:val="24"/>
        </w:rPr>
        <w:lastRenderedPageBreak/>
        <w:t>protective Lactobacillus species</w:t>
      </w:r>
      <w:r w:rsidR="002C3B1F" w:rsidRPr="0059364C">
        <w:rPr>
          <w:rFonts w:ascii="Arial" w:hAnsi="Arial" w:cs="Arial"/>
          <w:sz w:val="24"/>
          <w:szCs w:val="24"/>
        </w:rPr>
        <w:t>)</w:t>
      </w:r>
      <w:r w:rsidR="00C35514" w:rsidRPr="0059364C">
        <w:rPr>
          <w:rFonts w:ascii="Arial" w:hAnsi="Arial" w:cs="Arial"/>
          <w:sz w:val="24"/>
          <w:szCs w:val="24"/>
        </w:rPr>
        <w:fldChar w:fldCharType="begin"/>
      </w:r>
      <w:r w:rsidR="00C35514" w:rsidRPr="0059364C">
        <w:rPr>
          <w:rFonts w:ascii="Arial" w:hAnsi="Arial" w:cs="Arial"/>
          <w:sz w:val="24"/>
          <w:szCs w:val="24"/>
        </w:rPr>
        <w:instrText xml:space="preserve"> ADDIN EN.CITE &lt;EndNote&gt;&lt;Cite&gt;&lt;Author&gt;Maje&lt;/Author&gt;&lt;Year&gt;2019&lt;/Year&gt;&lt;RecNum&gt;98&lt;/RecNum&gt;&lt;DisplayText&gt;(11)&lt;/DisplayText&gt;&lt;record&gt;&lt;rec-number&gt;98&lt;/rec-number&gt;&lt;foreign-keys&gt;&lt;key app="EN" db-id="ze2fwxzx1av52te2xfjvrf2gz5z5atddwttd" timestamp="1776779362"&gt;98&lt;/key&gt;&lt;/foreign-keys&gt;&lt;ref-type name="Journal Article"&gt;17&lt;/ref-type&gt;&lt;contributors&gt;&lt;authors&gt;&lt;author&gt;Maje, Lorato&lt;/author&gt;&lt;/authors&gt;&lt;/contributors&gt;&lt;titles&gt;&lt;title&gt;Thesis on the association of vaginal practices to bacterial vaginosis among adolescent girls and young women in South Africa: A risk for HIV&lt;/title&gt;&lt;/titles&gt;&lt;dates&gt;&lt;year&gt;2019&lt;/year&gt;&lt;/dates&gt;&lt;urls&gt;&lt;/urls&gt;&lt;/record&gt;&lt;/Cite&gt;&lt;/EndNote&gt;</w:instrText>
      </w:r>
      <w:r w:rsidR="00C35514" w:rsidRPr="0059364C">
        <w:rPr>
          <w:rFonts w:ascii="Arial" w:hAnsi="Arial" w:cs="Arial"/>
          <w:sz w:val="24"/>
          <w:szCs w:val="24"/>
        </w:rPr>
        <w:fldChar w:fldCharType="separate"/>
      </w:r>
      <w:r w:rsidR="00C35514" w:rsidRPr="0059364C">
        <w:rPr>
          <w:rFonts w:ascii="Arial" w:hAnsi="Arial" w:cs="Arial"/>
          <w:noProof/>
          <w:sz w:val="24"/>
          <w:szCs w:val="24"/>
        </w:rPr>
        <w:t>(11)</w:t>
      </w:r>
      <w:r w:rsidR="00C35514" w:rsidRPr="0059364C">
        <w:rPr>
          <w:rFonts w:ascii="Arial" w:hAnsi="Arial" w:cs="Arial"/>
          <w:sz w:val="24"/>
          <w:szCs w:val="24"/>
        </w:rPr>
        <w:fldChar w:fldCharType="end"/>
      </w:r>
      <w:r w:rsidRPr="0059364C">
        <w:rPr>
          <w:rFonts w:ascii="Arial" w:hAnsi="Arial" w:cs="Arial"/>
          <w:sz w:val="24"/>
          <w:szCs w:val="24"/>
        </w:rPr>
        <w:t xml:space="preserve">. </w:t>
      </w:r>
      <w:r w:rsidR="00697D65" w:rsidRPr="0059364C">
        <w:rPr>
          <w:rFonts w:ascii="Arial" w:hAnsi="Arial" w:cs="Arial"/>
          <w:sz w:val="24"/>
          <w:szCs w:val="24"/>
        </w:rPr>
        <w:t xml:space="preserve">While the use of </w:t>
      </w:r>
      <w:r w:rsidR="002A667D" w:rsidRPr="0059364C">
        <w:rPr>
          <w:rFonts w:ascii="Arial" w:hAnsi="Arial" w:cs="Arial"/>
          <w:sz w:val="24"/>
          <w:szCs w:val="24"/>
        </w:rPr>
        <w:t>metronidazole and clindamycin as treatment interventions for BV have been described in</w:t>
      </w:r>
      <w:r w:rsidR="00FE6B0B" w:rsidRPr="0059364C">
        <w:rPr>
          <w:rFonts w:ascii="Arial" w:hAnsi="Arial" w:cs="Arial"/>
          <w:sz w:val="24"/>
          <w:szCs w:val="24"/>
        </w:rPr>
        <w:t>dividually, d</w:t>
      </w:r>
      <w:r w:rsidRPr="0059364C">
        <w:rPr>
          <w:rFonts w:ascii="Arial" w:hAnsi="Arial" w:cs="Arial"/>
          <w:sz w:val="24"/>
          <w:szCs w:val="24"/>
        </w:rPr>
        <w:t xml:space="preserve">ata on </w:t>
      </w:r>
      <w:r w:rsidRPr="0059364C">
        <w:rPr>
          <w:rStyle w:val="Strong"/>
          <w:rFonts w:ascii="Arial" w:hAnsi="Arial" w:cs="Arial"/>
          <w:b w:val="0"/>
          <w:bCs w:val="0"/>
          <w:sz w:val="24"/>
          <w:szCs w:val="24"/>
          <w:rPrChange w:id="50" w:author="Upasna Singh" w:date="2026-04-22T15:37:00Z" w16du:dateUtc="2026-04-22T13:37:00Z">
            <w:rPr>
              <w:rStyle w:val="Strong"/>
              <w:b w:val="0"/>
              <w:bCs w:val="0"/>
            </w:rPr>
          </w:rPrChange>
        </w:rPr>
        <w:t>sequential treatment</w:t>
      </w:r>
      <w:r w:rsidRPr="0059364C">
        <w:rPr>
          <w:rFonts w:ascii="Arial" w:hAnsi="Arial" w:cs="Arial"/>
          <w:sz w:val="24"/>
          <w:szCs w:val="24"/>
        </w:rPr>
        <w:t xml:space="preserve"> (metronidazole followed by clindamycin in persisters) remain sparse, especially from African settings where BV prevalence is high and recurrence may be driven by complex host-microbe interactions</w:t>
      </w:r>
      <w:ins w:id="51" w:author="Upasna Singh" w:date="2026-04-21T16:11:00Z" w16du:dateUtc="2026-04-21T14:11:00Z">
        <w:r w:rsidR="00766A9B" w:rsidRPr="0059364C">
          <w:rPr>
            <w:rFonts w:ascii="Arial" w:hAnsi="Arial" w:cs="Arial"/>
            <w:sz w:val="24"/>
            <w:szCs w:val="24"/>
            <w:rPrChange w:id="52" w:author="Upasna Singh" w:date="2026-04-22T15:37:00Z" w16du:dateUtc="2026-04-22T13:37:00Z">
              <w:rPr/>
            </w:rPrChange>
          </w:rPr>
          <w:t xml:space="preserve"> </w:t>
        </w:r>
      </w:ins>
      <w:r w:rsidR="00766A9B"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&lt;EndNote&gt;&lt;Cite&gt;&lt;Author&gt;Li&lt;/Author&gt;&lt;Year&gt;2020&lt;/Year&gt;&lt;RecNum&gt;69&lt;/RecNum&gt;&lt;DisplayText&gt;(12, 13)&lt;/DisplayText&gt;&lt;record&gt;&lt;rec-number&gt;69&lt;/rec-number&gt;&lt;foreign-keys&gt;&lt;key app="EN" db-id="ze2fwxzx1av52te2xfjvrf2gz5z5atddwttd" timestamp="1764677124"&gt;69&lt;/key&gt;&lt;/foreign-keys&gt;&lt;ref-type name="Journal Article"&gt;17&lt;/ref-type&gt;&lt;contributors&gt;&lt;authors&gt;&lt;author&gt;Li, Ting&lt;/author&gt;&lt;author&gt;Zhang, Zhan&lt;/author&gt;&lt;author&gt;Wang, Fengjuan&lt;/author&gt;&lt;author&gt;He, Yuanhui&lt;/author&gt;&lt;author&gt;Zong, Xiaonan&lt;/author&gt;&lt;author&gt;Bai, Huihui&lt;/author&gt;&lt;author&gt;Liu, Zhaohui&lt;/author&gt;&lt;/authors&gt;&lt;/contributors&gt;&lt;titles&gt;&lt;title&gt;Antimicrobial susceptibility testing of metronidazole and clindamycin against Gardnerella vaginalis in planktonic and biofilm formation&lt;/title&gt;&lt;secondary-title&gt;Canadian Journal of Infectious Diseases and Medical Microbiology&lt;/secondary-title&gt;&lt;/titles&gt;&lt;periodical&gt;&lt;full-title&gt;Canadian Journal of Infectious Diseases and Medical Microbiology&lt;/full-title&gt;&lt;/periodical&gt;&lt;pages&gt;1361825&lt;/pages&gt;&lt;volume&gt;2020&lt;/volume&gt;&lt;number&gt;1&lt;/number&gt;&lt;dates&gt;&lt;year&gt;2020&lt;/year&gt;&lt;/dates&gt;&lt;isbn&gt;1918-1493&lt;/isbn&gt;&lt;urls&gt;&lt;/urls&gt;&lt;/record&gt;&lt;/Cite&gt;&lt;Cite&gt;&lt;Author&gt;Paavonen&lt;/Author&gt;&lt;Year&gt;2000&lt;/Year&gt;&lt;RecNum&gt;100&lt;/RecNum&gt;&lt;record&gt;&lt;rec-number&gt;100&lt;/rec-number&gt;&lt;foreign-keys&gt;&lt;key app="EN" db-id="ze2fwxzx1av52te2xfjvrf2gz5z5atddwttd" timestamp="1776780664"&gt;100&lt;/key&gt;&lt;/foreign-keys&gt;&lt;ref-type name="Journal Article"&gt;17&lt;/ref-type&gt;&lt;contributors&gt;&lt;authors&gt;&lt;author&gt;Paavonen, Jorma&lt;/author&gt;&lt;author&gt;Mangioni, Costantino&lt;/author&gt;&lt;author&gt;Martin, Maureen A&lt;/author&gt;&lt;author&gt;Wajszczuk, Charles P&lt;/author&gt;&lt;/authors&gt;&lt;/contributors&gt;&lt;titles&gt;&lt;title&gt;Vaginal clindamycin and oral metronidazole for bacterial vaginosis: a randomized trial&lt;/title&gt;&lt;secondary-title&gt;Obstetrics &amp;amp; Gynecology&lt;/secondary-title&gt;&lt;/titles&gt;&lt;periodical&gt;&lt;full-title&gt;Obstetrics &amp;amp; Gynecology&lt;/full-title&gt;&lt;/periodical&gt;&lt;pages&gt;256-260&lt;/pages&gt;&lt;volume&gt;96&lt;/volume&gt;&lt;number&gt;2&lt;/number&gt;&lt;dates&gt;&lt;year&gt;2000&lt;/year&gt;&lt;/dates&gt;&lt;isbn&gt;0029-7844&lt;/isbn&gt;&lt;urls&gt;&lt;/urls&gt;&lt;/record&gt;&lt;/Cite&gt;&lt;/EndNote&gt;</w:instrText>
      </w:r>
      <w:r w:rsidR="00766A9B" w:rsidRPr="0059364C">
        <w:rPr>
          <w:rFonts w:ascii="Arial" w:hAnsi="Arial" w:cs="Arial"/>
          <w:sz w:val="24"/>
          <w:szCs w:val="24"/>
        </w:rPr>
        <w:fldChar w:fldCharType="separate"/>
      </w:r>
      <w:r w:rsidR="00144AE8" w:rsidRPr="0059364C">
        <w:rPr>
          <w:rFonts w:ascii="Arial" w:hAnsi="Arial" w:cs="Arial"/>
          <w:noProof/>
          <w:sz w:val="24"/>
          <w:szCs w:val="24"/>
        </w:rPr>
        <w:t>(12, 13)</w:t>
      </w:r>
      <w:r w:rsidR="00766A9B" w:rsidRPr="0059364C">
        <w:rPr>
          <w:rFonts w:ascii="Arial" w:hAnsi="Arial" w:cs="Arial"/>
          <w:sz w:val="24"/>
          <w:szCs w:val="24"/>
        </w:rPr>
        <w:fldChar w:fldCharType="end"/>
      </w:r>
      <w:r w:rsidRPr="0059364C">
        <w:rPr>
          <w:rFonts w:ascii="Arial" w:hAnsi="Arial" w:cs="Arial"/>
          <w:sz w:val="24"/>
          <w:szCs w:val="24"/>
        </w:rPr>
        <w:t>.</w:t>
      </w:r>
    </w:p>
    <w:p w14:paraId="6A694857" w14:textId="4FA3F637" w:rsidR="005C695D" w:rsidRPr="0059364C" w:rsidRDefault="00237FA1" w:rsidP="0059364C">
      <w:pPr>
        <w:rPr>
          <w:rFonts w:ascii="Arial" w:hAnsi="Arial" w:cs="Arial"/>
          <w:sz w:val="24"/>
          <w:szCs w:val="24"/>
        </w:rPr>
      </w:pPr>
      <w:r w:rsidRPr="0059364C">
        <w:rPr>
          <w:rFonts w:ascii="Arial" w:hAnsi="Arial" w:cs="Arial"/>
          <w:sz w:val="24"/>
          <w:szCs w:val="24"/>
        </w:rPr>
        <w:t>BV in women of reproductive age is significantly influenced by a range of socio-behavioural variables that alter the vaginal microbiota and encourage a transition from Lactobacillus-dominant communities to anaerobic overgrowth</w:t>
      </w:r>
      <w:r w:rsidR="00471E7F"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&lt;EndNote&gt;&lt;Cite&gt;&lt;Author&gt;Guédou&lt;/Author&gt;&lt;Year&gt;2013&lt;/Year&gt;&lt;RecNum&gt;53&lt;/RecNum&gt;&lt;DisplayText&gt;(14)&lt;/DisplayText&gt;&lt;record&gt;&lt;rec-number&gt;53&lt;/rec-number&gt;&lt;foreign-keys&gt;&lt;key app="EN" db-id="ze2fwxzx1av52te2xfjvrf2gz5z5atddwttd" timestamp="1763368867"&gt;53&lt;/key&gt;&lt;/foreign-keys&gt;&lt;ref-type name="Journal Article"&gt;17&lt;/ref-type&gt;&lt;contributors&gt;&lt;authors&gt;&lt;author&gt;Guédou, Fernand A&lt;/author&gt;&lt;author&gt;Van Damme, Lut&lt;/author&gt;&lt;author&gt;Deese, Jennifer&lt;/author&gt;&lt;author&gt;Crucitti, Tania&lt;/author&gt;&lt;author&gt;Becker, Marissa&lt;/author&gt;&lt;author&gt;Mirembe, Florence&lt;/author&gt;&lt;author&gt;Solomon, Suniti&lt;/author&gt;&lt;author&gt;Alary, Michel&lt;/author&gt;&lt;/authors&gt;&lt;/contributors&gt;&lt;titles&gt;&lt;title&gt;Behavioural and medical predictors of bacterial vaginosis recurrence among female sex workers: longitudinal analysis from a randomized controlled trial&lt;/title&gt;&lt;secondary-title&gt;BMC infectious diseases&lt;/secondary-title&gt;&lt;/titles&gt;&lt;periodical&gt;&lt;full-title&gt;BMC infectious diseases&lt;/full-title&gt;&lt;/periodical&gt;&lt;pages&gt;208&lt;/pages&gt;&lt;volume&gt;13&lt;/volume&gt;&lt;number&gt;1&lt;/number&gt;&lt;dates&gt;&lt;year&gt;2013&lt;/year&gt;&lt;/dates&gt;&lt;isbn&gt;1471-2334&lt;/isbn&gt;&lt;urls&gt;&lt;/urls&gt;&lt;/record&gt;&lt;/Cite&gt;&lt;/EndNote&gt;</w:instrText>
      </w:r>
      <w:r w:rsidR="00471E7F" w:rsidRPr="0059364C">
        <w:rPr>
          <w:rFonts w:ascii="Arial" w:hAnsi="Arial" w:cs="Arial"/>
          <w:sz w:val="24"/>
          <w:szCs w:val="24"/>
        </w:rPr>
        <w:fldChar w:fldCharType="separate"/>
      </w:r>
      <w:r w:rsidR="00471E7F" w:rsidRPr="0059364C">
        <w:rPr>
          <w:rFonts w:ascii="Arial" w:hAnsi="Arial" w:cs="Arial"/>
          <w:noProof/>
          <w:sz w:val="24"/>
          <w:szCs w:val="24"/>
        </w:rPr>
        <w:t>(14)</w:t>
      </w:r>
      <w:r w:rsidR="00471E7F" w:rsidRPr="0059364C">
        <w:rPr>
          <w:rFonts w:ascii="Arial" w:hAnsi="Arial" w:cs="Arial"/>
          <w:sz w:val="24"/>
          <w:szCs w:val="24"/>
        </w:rPr>
        <w:fldChar w:fldCharType="end"/>
      </w:r>
      <w:r w:rsidRPr="0059364C">
        <w:rPr>
          <w:rFonts w:ascii="Arial" w:hAnsi="Arial" w:cs="Arial"/>
          <w:sz w:val="24"/>
          <w:szCs w:val="24"/>
        </w:rPr>
        <w:t>. High-risk sexual behaviours</w:t>
      </w:r>
      <w:r w:rsidR="00B500A0" w:rsidRPr="0059364C">
        <w:rPr>
          <w:rFonts w:ascii="Arial" w:hAnsi="Arial" w:cs="Arial"/>
          <w:sz w:val="24"/>
          <w:szCs w:val="24"/>
        </w:rPr>
        <w:t xml:space="preserve">, </w:t>
      </w:r>
      <w:r w:rsidRPr="0059364C">
        <w:rPr>
          <w:rFonts w:ascii="Arial" w:hAnsi="Arial" w:cs="Arial"/>
          <w:sz w:val="24"/>
          <w:szCs w:val="24"/>
        </w:rPr>
        <w:t>including multiple sexual partners, new partners, and inconsistent condom use</w:t>
      </w:r>
      <w:r w:rsidR="00B500A0" w:rsidRPr="0059364C">
        <w:rPr>
          <w:rFonts w:ascii="Arial" w:hAnsi="Arial" w:cs="Arial"/>
          <w:sz w:val="24"/>
          <w:szCs w:val="24"/>
        </w:rPr>
        <w:t xml:space="preserve">, </w:t>
      </w:r>
      <w:r w:rsidRPr="0059364C">
        <w:rPr>
          <w:rFonts w:ascii="Arial" w:hAnsi="Arial" w:cs="Arial"/>
          <w:sz w:val="24"/>
          <w:szCs w:val="24"/>
        </w:rPr>
        <w:t>have been consistently associated with increased BV recurrence, likely due to the exchange of genital microbiota and exposure to semen, which transiently raises vaginal pH and destabilises microbial homeostasis</w:t>
      </w:r>
      <w:r w:rsidR="003D17F9"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&lt;EndNote&gt;&lt;Cite&gt;&lt;Author&gt;Bradshaw&lt;/Author&gt;&lt;Year&gt;2016&lt;/Year&gt;&lt;RecNum&gt;11&lt;/RecNum&gt;&lt;DisplayText&gt;(15, 16)&lt;/DisplayText&gt;&lt;record&gt;&lt;rec-number&gt;11&lt;/rec-number&gt;&lt;foreign-keys&gt;&lt;key app="EN" db-id="ze2fwxzx1av52te2xfjvrf2gz5z5atddwttd" timestamp="1720424812"&gt;11&lt;/key&gt;&lt;/foreign-keys&gt;&lt;ref-type name="Journal Article"&gt;17&lt;/ref-type&gt;&lt;contributors&gt;&lt;authors&gt;&lt;author&gt;Bradshaw, Catriona S.&lt;/author&gt;&lt;author&gt;Sobel, Jack D.&lt;/author&gt;&lt;/authors&gt;&lt;/contributors&gt;&lt;titles&gt;&lt;title&gt;Current Treatment of Bacterial Vaginosis—Limitations and Need for Innovation&lt;/title&gt;&lt;secondary-title&gt;The Journal of Infectious Diseases&lt;/secondary-title&gt;&lt;/titles&gt;&lt;periodical&gt;&lt;full-title&gt;The Journal of Infectious Diseases&lt;/full-title&gt;&lt;/periodical&gt;&lt;pages&gt;S14-S20&lt;/pages&gt;&lt;volume&gt;214&lt;/volume&gt;&lt;number&gt;suppl_1&lt;/number&gt;&lt;dates&gt;&lt;year&gt;2016&lt;/year&gt;&lt;/dates&gt;&lt;isbn&gt;0022-1899&lt;/isbn&gt;&lt;urls&gt;&lt;related-urls&gt;&lt;url&gt;https://doi.org/10.1093/infdis/jiw159&lt;/url&gt;&lt;/related-urls&gt;&lt;/urls&gt;&lt;electronic-resource-num&gt;10.1093/infdis/jiw159&lt;/electronic-resource-num&gt;&lt;access-date&gt;3/18/2023&lt;/access-date&gt;&lt;/record&gt;&lt;/Cite&gt;&lt;Cite&gt;&lt;Author&gt;Brotman&lt;/Author&gt;&lt;Year&gt;2011&lt;/Year&gt;&lt;RecNum&gt;61&lt;/RecNum&gt;&lt;record&gt;&lt;rec-number&gt;61&lt;/rec-number&gt;&lt;foreign-keys&gt;&lt;key app="EN" db-id="ze2fwxzx1av52te2xfjvrf2gz5z5atddwttd" timestamp="1764665960"&gt;61&lt;/key&gt;&lt;/foreign-keys&gt;&lt;ref-type name="Journal Article"&gt;17&lt;/ref-type&gt;&lt;contributors&gt;&lt;authors&gt;&lt;author&gt;Brotman, Rebecca M&lt;/author&gt;&lt;/authors&gt;&lt;/contributors&gt;&lt;titles&gt;&lt;title&gt;Vaginal microbiome and sexually transmitted infections: an epidemiologic perspective&lt;/title&gt;&lt;secondary-title&gt;The Journal of clinical investigation&lt;/secondary-title&gt;&lt;/titles&gt;&lt;periodical&gt;&lt;full-title&gt;The Journal of clinical investigation&lt;/full-title&gt;&lt;/periodical&gt;&lt;pages&gt;4610-4617&lt;/pages&gt;&lt;volume&gt;121&lt;/volume&gt;&lt;number&gt;12&lt;/number&gt;&lt;dates&gt;&lt;year&gt;2011&lt;/year&gt;&lt;/dates&gt;&lt;isbn&gt;0021-9738&lt;/isbn&gt;&lt;urls&gt;&lt;/urls&gt;&lt;/record&gt;&lt;/Cite&gt;&lt;/EndNote&gt;</w:instrText>
      </w:r>
      <w:r w:rsidR="003D17F9" w:rsidRPr="0059364C">
        <w:rPr>
          <w:rFonts w:ascii="Arial" w:hAnsi="Arial" w:cs="Arial"/>
          <w:sz w:val="24"/>
          <w:szCs w:val="24"/>
        </w:rPr>
        <w:fldChar w:fldCharType="separate"/>
      </w:r>
      <w:r w:rsidR="00471E7F" w:rsidRPr="0059364C">
        <w:rPr>
          <w:rFonts w:ascii="Arial" w:hAnsi="Arial" w:cs="Arial"/>
          <w:noProof/>
          <w:sz w:val="24"/>
          <w:szCs w:val="24"/>
        </w:rPr>
        <w:t>(15, 16)</w:t>
      </w:r>
      <w:r w:rsidR="003D17F9" w:rsidRPr="0059364C">
        <w:rPr>
          <w:rFonts w:ascii="Arial" w:hAnsi="Arial" w:cs="Arial"/>
          <w:sz w:val="24"/>
          <w:szCs w:val="24"/>
        </w:rPr>
        <w:fldChar w:fldCharType="end"/>
      </w:r>
      <w:r w:rsidR="0030518D" w:rsidRPr="0059364C">
        <w:rPr>
          <w:rFonts w:ascii="Arial" w:hAnsi="Arial" w:cs="Arial"/>
          <w:sz w:val="24"/>
          <w:szCs w:val="24"/>
        </w:rPr>
        <w:t xml:space="preserve">. </w:t>
      </w:r>
      <w:r w:rsidR="00496725" w:rsidRPr="0059364C">
        <w:rPr>
          <w:rFonts w:ascii="Arial" w:hAnsi="Arial" w:cs="Arial"/>
          <w:sz w:val="24"/>
          <w:szCs w:val="24"/>
        </w:rPr>
        <w:t>Treatment for male partners is still debatable, and untreated partners may contribute to persistence of vaginal dysbiosis or reinfection</w:t>
      </w:r>
      <w:r w:rsidR="009476B8"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&lt;EndNote&gt;&lt;Cite&gt;&lt;Author&gt;Yazdy&lt;/Author&gt;&lt;Year&gt;2025&lt;/Year&gt;&lt;RecNum&gt;62&lt;/RecNum&gt;&lt;DisplayText&gt;(17)&lt;/DisplayText&gt;&lt;record&gt;&lt;rec-number&gt;62&lt;/rec-number&gt;&lt;foreign-keys&gt;&lt;key app="EN" db-id="ze2fwxzx1av52te2xfjvrf2gz5z5atddwttd" timestamp="1764666176"&gt;62&lt;/key&gt;&lt;/foreign-keys&gt;&lt;ref-type name="Journal Article"&gt;17&lt;/ref-type&gt;&lt;contributors&gt;&lt;authors&gt;&lt;author&gt;Yazdy, Golsa M&lt;/author&gt;&lt;author&gt;Workowski, Kimberly A&lt;/author&gt;&lt;author&gt;Ghanem, Khalil G&lt;/author&gt;&lt;author&gt;Burke, Anne E&lt;/author&gt;&lt;author&gt;Handa, Victoria L&lt;/author&gt;&lt;author&gt;Brotman, Rebecca M&lt;/author&gt;&lt;author&gt;Tuddenham, Susan&lt;/author&gt;&lt;/authors&gt;&lt;/contributors&gt;&lt;titles&gt;&lt;title&gt;Male Partner Treatment and the Potential Sexual Transmission of Bacterial Vaginosis: Considerations for Patient Counseling and Clinical Application in the United States&lt;/title&gt;&lt;secondary-title&gt;American Journal of Obstetrics and Gynecology&lt;/secondary-title&gt;&lt;/titles&gt;&lt;periodical&gt;&lt;full-title&gt;American Journal of Obstetrics and Gynecology&lt;/full-title&gt;&lt;/periodical&gt;&lt;dates&gt;&lt;year&gt;2025&lt;/year&gt;&lt;/dates&gt;&lt;isbn&gt;0002-9378&lt;/isbn&gt;&lt;urls&gt;&lt;/urls&gt;&lt;/record&gt;&lt;/Cite&gt;&lt;/EndNote&gt;</w:instrText>
      </w:r>
      <w:r w:rsidR="009476B8" w:rsidRPr="0059364C">
        <w:rPr>
          <w:rFonts w:ascii="Arial" w:hAnsi="Arial" w:cs="Arial"/>
          <w:sz w:val="24"/>
          <w:szCs w:val="24"/>
        </w:rPr>
        <w:fldChar w:fldCharType="separate"/>
      </w:r>
      <w:r w:rsidR="00471E7F" w:rsidRPr="0059364C">
        <w:rPr>
          <w:rFonts w:ascii="Arial" w:hAnsi="Arial" w:cs="Arial"/>
          <w:noProof/>
          <w:sz w:val="24"/>
          <w:szCs w:val="24"/>
        </w:rPr>
        <w:t>(17)</w:t>
      </w:r>
      <w:r w:rsidR="009476B8" w:rsidRPr="0059364C">
        <w:rPr>
          <w:rFonts w:ascii="Arial" w:hAnsi="Arial" w:cs="Arial"/>
          <w:sz w:val="24"/>
          <w:szCs w:val="24"/>
        </w:rPr>
        <w:fldChar w:fldCharType="end"/>
      </w:r>
      <w:r w:rsidR="00496725" w:rsidRPr="0059364C">
        <w:rPr>
          <w:rFonts w:ascii="Arial" w:hAnsi="Arial" w:cs="Arial"/>
          <w:sz w:val="24"/>
          <w:szCs w:val="24"/>
        </w:rPr>
        <w:t xml:space="preserve">. </w:t>
      </w:r>
      <w:r w:rsidR="00BA3983" w:rsidRPr="0059364C">
        <w:rPr>
          <w:rFonts w:ascii="Arial" w:hAnsi="Arial" w:cs="Arial"/>
          <w:sz w:val="24"/>
          <w:szCs w:val="24"/>
        </w:rPr>
        <w:t>Personal hygiene practices</w:t>
      </w:r>
      <w:r w:rsidR="00AE00E1" w:rsidRPr="0059364C">
        <w:rPr>
          <w:rFonts w:ascii="Arial" w:hAnsi="Arial" w:cs="Arial"/>
          <w:sz w:val="24"/>
          <w:szCs w:val="24"/>
        </w:rPr>
        <w:t>, such as douching and intravaginal washing practices,</w:t>
      </w:r>
      <w:r w:rsidR="00BA3983" w:rsidRPr="0059364C">
        <w:rPr>
          <w:rFonts w:ascii="Arial" w:hAnsi="Arial" w:cs="Arial"/>
          <w:sz w:val="24"/>
          <w:szCs w:val="24"/>
        </w:rPr>
        <w:t xml:space="preserve"> can</w:t>
      </w:r>
      <w:r w:rsidR="00496725" w:rsidRPr="0059364C">
        <w:rPr>
          <w:rFonts w:ascii="Arial" w:hAnsi="Arial" w:cs="Arial"/>
          <w:sz w:val="24"/>
          <w:szCs w:val="24"/>
        </w:rPr>
        <w:t xml:space="preserve"> directly modify the vaginal environment and deplete beneficial</w:t>
      </w:r>
      <w:r w:rsidR="006511ED" w:rsidRPr="0059364C">
        <w:rPr>
          <w:rFonts w:ascii="Arial" w:hAnsi="Arial" w:cs="Arial"/>
          <w:sz w:val="24"/>
          <w:szCs w:val="24"/>
        </w:rPr>
        <w:t xml:space="preserve"> </w:t>
      </w:r>
      <w:r w:rsidR="00496725" w:rsidRPr="0059364C">
        <w:rPr>
          <w:rFonts w:ascii="Arial" w:hAnsi="Arial" w:cs="Arial"/>
          <w:sz w:val="24"/>
          <w:szCs w:val="24"/>
        </w:rPr>
        <w:t xml:space="preserve">Lactobacillus </w:t>
      </w:r>
      <w:r w:rsidR="006511ED" w:rsidRPr="0059364C">
        <w:rPr>
          <w:rFonts w:ascii="Arial" w:hAnsi="Arial" w:cs="Arial"/>
          <w:sz w:val="24"/>
          <w:szCs w:val="24"/>
        </w:rPr>
        <w:t xml:space="preserve"> </w:t>
      </w:r>
      <w:r w:rsidR="00496725" w:rsidRPr="0059364C">
        <w:rPr>
          <w:rFonts w:ascii="Arial" w:hAnsi="Arial" w:cs="Arial"/>
          <w:sz w:val="24"/>
          <w:szCs w:val="24"/>
        </w:rPr>
        <w:t>species</w:t>
      </w:r>
      <w:r w:rsidR="006511ED" w:rsidRPr="0059364C">
        <w:rPr>
          <w:rFonts w:ascii="Arial" w:hAnsi="Arial" w:cs="Arial"/>
          <w:sz w:val="24"/>
          <w:szCs w:val="24"/>
        </w:rPr>
        <w:t xml:space="preserve">, thereby </w:t>
      </w:r>
      <w:r w:rsidR="00496725" w:rsidRPr="0059364C">
        <w:rPr>
          <w:rFonts w:ascii="Arial" w:hAnsi="Arial" w:cs="Arial"/>
          <w:sz w:val="24"/>
          <w:szCs w:val="24"/>
        </w:rPr>
        <w:t>significantly increas</w:t>
      </w:r>
      <w:r w:rsidR="006511ED" w:rsidRPr="0059364C">
        <w:rPr>
          <w:rFonts w:ascii="Arial" w:hAnsi="Arial" w:cs="Arial"/>
          <w:sz w:val="24"/>
          <w:szCs w:val="24"/>
        </w:rPr>
        <w:t>ing</w:t>
      </w:r>
      <w:r w:rsidR="00496725" w:rsidRPr="0059364C">
        <w:rPr>
          <w:rFonts w:ascii="Arial" w:hAnsi="Arial" w:cs="Arial"/>
          <w:sz w:val="24"/>
          <w:szCs w:val="24"/>
        </w:rPr>
        <w:t xml:space="preserve"> the risk of recurrence</w:t>
      </w:r>
      <w:r w:rsidR="008C27D2"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&lt;EndNote&gt;&lt;Cite&gt;&lt;Author&gt;Klebanoff&lt;/Author&gt;&lt;Year&gt;2010&lt;/Year&gt;&lt;RecNum&gt;63&lt;/RecNum&gt;&lt;DisplayText&gt;(18)&lt;/DisplayText&gt;&lt;record&gt;&lt;rec-number&gt;63&lt;/rec-number&gt;&lt;foreign-keys&gt;&lt;key app="EN" db-id="ze2fwxzx1av52te2xfjvrf2gz5z5atddwttd" timestamp="1764666621"&gt;63&lt;/key&gt;&lt;/foreign-keys&gt;&lt;ref-type name="Journal Article"&gt;17&lt;/ref-type&gt;&lt;contributors&gt;&lt;authors&gt;&lt;author&gt;Klebanoff, Mark A&lt;/author&gt;&lt;author&gt;Nansel, Tonja R&lt;/author&gt;&lt;author&gt;Brotman, Rebecca M&lt;/author&gt;&lt;author&gt;Zhang, Jun&lt;/author&gt;&lt;author&gt;Yu, Kai-Fun&lt;/author&gt;&lt;author&gt;Schwebke, Jane R&lt;/author&gt;&lt;author&gt;Andrews, William W&lt;/author&gt;&lt;/authors&gt;&lt;/contributors&gt;&lt;titles&gt;&lt;title&gt;Personal hygienic behaviors and bacterial vaginosis&lt;/title&gt;&lt;secondary-title&gt;Sexually transmitted diseases&lt;/secondary-title&gt;&lt;/titles&gt;&lt;periodical&gt;&lt;full-title&gt;Sexually Transmitted Diseases&lt;/full-title&gt;&lt;/periodical&gt;&lt;pages&gt;94-99&lt;/pages&gt;&lt;volume&gt;37&lt;/volume&gt;&lt;number&gt;2&lt;/number&gt;&lt;dates&gt;&lt;year&gt;2010&lt;/year&gt;&lt;/dates&gt;&lt;isbn&gt;0148-5717&lt;/isbn&gt;&lt;urls&gt;&lt;/urls&gt;&lt;/record&gt;&lt;/Cite&gt;&lt;/EndNote&gt;</w:instrText>
      </w:r>
      <w:r w:rsidR="008C27D2" w:rsidRPr="0059364C">
        <w:rPr>
          <w:rFonts w:ascii="Arial" w:hAnsi="Arial" w:cs="Arial"/>
          <w:sz w:val="24"/>
          <w:szCs w:val="24"/>
        </w:rPr>
        <w:fldChar w:fldCharType="separate"/>
      </w:r>
      <w:r w:rsidR="00471E7F" w:rsidRPr="0059364C">
        <w:rPr>
          <w:rFonts w:ascii="Arial" w:hAnsi="Arial" w:cs="Arial"/>
          <w:noProof/>
          <w:sz w:val="24"/>
          <w:szCs w:val="24"/>
        </w:rPr>
        <w:t>(18)</w:t>
      </w:r>
      <w:r w:rsidR="008C27D2" w:rsidRPr="0059364C">
        <w:rPr>
          <w:rFonts w:ascii="Arial" w:hAnsi="Arial" w:cs="Arial"/>
          <w:sz w:val="24"/>
          <w:szCs w:val="24"/>
        </w:rPr>
        <w:fldChar w:fldCharType="end"/>
      </w:r>
      <w:r w:rsidR="00496725" w:rsidRPr="0059364C">
        <w:rPr>
          <w:rFonts w:ascii="Arial" w:hAnsi="Arial" w:cs="Arial"/>
          <w:sz w:val="24"/>
          <w:szCs w:val="24"/>
        </w:rPr>
        <w:t>.</w:t>
      </w:r>
      <w:r w:rsidR="00457B67" w:rsidRPr="0059364C">
        <w:rPr>
          <w:rFonts w:ascii="Arial" w:hAnsi="Arial" w:cs="Arial"/>
          <w:sz w:val="24"/>
          <w:szCs w:val="24"/>
        </w:rPr>
        <w:t xml:space="preserve"> Socioeconomic factors also play a role: restricted access to healthcare, lower health literacy, and structural gender inequalities can delay diagnosis, hamper adherence to treatment, and perpetuate behavioural hazards</w:t>
      </w:r>
      <w:r w:rsidR="00604A88"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&lt;EndNote&gt;&lt;Cite&gt;&lt;Author&gt;Paul&lt;/Author&gt;&lt;Year&gt;2008&lt;/Year&gt;&lt;RecNum&gt;64&lt;/RecNum&gt;&lt;DisplayText&gt;(19)&lt;/DisplayText&gt;&lt;record&gt;&lt;rec-number&gt;64&lt;/rec-number&gt;&lt;foreign-keys&gt;&lt;key app="EN" db-id="ze2fwxzx1av52te2xfjvrf2gz5z5atddwttd" timestamp="1764666734"&gt;64&lt;/key&gt;&lt;/foreign-keys&gt;&lt;ref-type name="Journal Article"&gt;17&lt;/ref-type&gt;&lt;contributors&gt;&lt;authors&gt;&lt;author&gt;Paul, Kathleen&lt;/author&gt;&lt;author&gt;Boutain, Doris&lt;/author&gt;&lt;author&gt;Manhart, Lisa&lt;/author&gt;&lt;author&gt;Hitti, Jane&lt;/author&gt;&lt;/authors&gt;&lt;/contributors&gt;&lt;titles&gt;&lt;title&gt;Racial disparity in bacterial vaginosis: the role of socioeconomic status, psychosocial stress, and neighborhood characteristics, and possible implications for preterm birth&lt;/title&gt;&lt;secondary-title&gt;Social science &amp;amp; medicine&lt;/secondary-title&gt;&lt;/titles&gt;&lt;periodical&gt;&lt;full-title&gt;Social science &amp;amp; medicine&lt;/full-title&gt;&lt;/periodical&gt;&lt;pages&gt;824-833&lt;/pages&gt;&lt;volume&gt;67&lt;/volume&gt;&lt;number&gt;5&lt;/number&gt;&lt;dates&gt;&lt;year&gt;2008&lt;/year&gt;&lt;/dates&gt;&lt;isbn&gt;0277-9536&lt;/isbn&gt;&lt;urls&gt;&lt;/urls&gt;&lt;/record&gt;&lt;/Cite&gt;&lt;/EndNote&gt;</w:instrText>
      </w:r>
      <w:r w:rsidR="00604A88" w:rsidRPr="0059364C">
        <w:rPr>
          <w:rFonts w:ascii="Arial" w:hAnsi="Arial" w:cs="Arial"/>
          <w:sz w:val="24"/>
          <w:szCs w:val="24"/>
        </w:rPr>
        <w:fldChar w:fldCharType="separate"/>
      </w:r>
      <w:r w:rsidR="00471E7F" w:rsidRPr="0059364C">
        <w:rPr>
          <w:rFonts w:ascii="Arial" w:hAnsi="Arial" w:cs="Arial"/>
          <w:noProof/>
          <w:sz w:val="24"/>
          <w:szCs w:val="24"/>
        </w:rPr>
        <w:t>(19)</w:t>
      </w:r>
      <w:r w:rsidR="00604A88" w:rsidRPr="0059364C">
        <w:rPr>
          <w:rFonts w:ascii="Arial" w:hAnsi="Arial" w:cs="Arial"/>
          <w:sz w:val="24"/>
          <w:szCs w:val="24"/>
        </w:rPr>
        <w:fldChar w:fldCharType="end"/>
      </w:r>
      <w:r w:rsidR="005431C3" w:rsidRPr="0059364C">
        <w:rPr>
          <w:rFonts w:ascii="Arial" w:hAnsi="Arial" w:cs="Arial"/>
          <w:sz w:val="24"/>
          <w:szCs w:val="24"/>
        </w:rPr>
        <w:t>. Socioeconomic factors also play a role: restricted access to healthcare, lower health literacy, and structural gender inequalities can delay diagnosis, hamper adherence to treatment, and perpetuate behavioural hazards</w:t>
      </w:r>
      <w:r w:rsidR="00922881"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&lt;EndNote&gt;&lt;Cite&gt;&lt;Author&gt;Gilbert&lt;/Author&gt;&lt;Year&gt;2025&lt;/Year&gt;&lt;RecNum&gt;65&lt;/RecNum&gt;&lt;DisplayText&gt;(20)&lt;/DisplayText&gt;&lt;record&gt;&lt;rec-number&gt;65&lt;/rec-number&gt;&lt;foreign-keys&gt;&lt;key app="EN" db-id="ze2fwxzx1av52te2xfjvrf2gz5z5atddwttd" timestamp="1764666767"&gt;65&lt;/key&gt;&lt;/foreign-keys&gt;&lt;ref-type name="Journal Article"&gt;17&lt;/ref-type&gt;&lt;contributors&gt;&lt;authors&gt;&lt;author&gt;Gilbert, Nicole M&lt;/author&gt;&lt;author&gt;Hernandez, Luis A Ramirez&lt;/author&gt;&lt;author&gt;Berman, Daniela&lt;/author&gt;&lt;author&gt;Morrill, Sydney&lt;/author&gt;&lt;author&gt;Gagneux, Pascal&lt;/author&gt;&lt;author&gt;Lewis, Amanda L&lt;/author&gt;&lt;/authors&gt;&lt;/contributors&gt;&lt;titles&gt;&lt;title&gt;Social, microbial, and immune factors linking bacterial vaginosis and infectious diseases&lt;/title&gt;&lt;secondary-title&gt;The Journal of Clinical Investigation&lt;/secondary-title&gt;&lt;/titles&gt;&lt;periodical&gt;&lt;full-title&gt;The Journal of clinical investigation&lt;/full-title&gt;&lt;/periodical&gt;&lt;volume&gt;135&lt;/volume&gt;&lt;number&gt;11&lt;/number&gt;&lt;dates&gt;&lt;year&gt;2025&lt;/year&gt;&lt;/dates&gt;&lt;isbn&gt;0021-9738&lt;/isbn&gt;&lt;urls&gt;&lt;/urls&gt;&lt;/record&gt;&lt;/Cite&gt;&lt;/EndNote&gt;</w:instrText>
      </w:r>
      <w:r w:rsidR="00922881" w:rsidRPr="0059364C">
        <w:rPr>
          <w:rFonts w:ascii="Arial" w:hAnsi="Arial" w:cs="Arial"/>
          <w:sz w:val="24"/>
          <w:szCs w:val="24"/>
        </w:rPr>
        <w:fldChar w:fldCharType="separate"/>
      </w:r>
      <w:r w:rsidR="00471E7F" w:rsidRPr="0059364C">
        <w:rPr>
          <w:rFonts w:ascii="Arial" w:hAnsi="Arial" w:cs="Arial"/>
          <w:noProof/>
          <w:sz w:val="24"/>
          <w:szCs w:val="24"/>
        </w:rPr>
        <w:t>(20)</w:t>
      </w:r>
      <w:r w:rsidR="00922881" w:rsidRPr="0059364C">
        <w:rPr>
          <w:rFonts w:ascii="Arial" w:hAnsi="Arial" w:cs="Arial"/>
          <w:sz w:val="24"/>
          <w:szCs w:val="24"/>
        </w:rPr>
        <w:fldChar w:fldCharType="end"/>
      </w:r>
      <w:r w:rsidR="00922881" w:rsidRPr="0059364C">
        <w:rPr>
          <w:rFonts w:ascii="Arial" w:hAnsi="Arial" w:cs="Arial"/>
          <w:sz w:val="24"/>
          <w:szCs w:val="24"/>
        </w:rPr>
        <w:t xml:space="preserve">. </w:t>
      </w:r>
    </w:p>
    <w:p w14:paraId="1C1CE962" w14:textId="1E2F5050" w:rsidR="00237FA1" w:rsidRPr="0059364C" w:rsidRDefault="005641F7" w:rsidP="0059364C">
      <w:pPr>
        <w:rPr>
          <w:rFonts w:ascii="Arial" w:hAnsi="Arial" w:cs="Arial"/>
          <w:sz w:val="24"/>
          <w:szCs w:val="24"/>
        </w:rPr>
      </w:pPr>
      <w:r w:rsidRPr="0059364C">
        <w:rPr>
          <w:rFonts w:ascii="Arial" w:hAnsi="Arial" w:cs="Arial"/>
          <w:sz w:val="24"/>
          <w:szCs w:val="24"/>
        </w:rPr>
        <w:t xml:space="preserve">Of the biological factors influencing BV recurrence and treatment failure, </w:t>
      </w:r>
      <w:r w:rsidR="00CD48F5" w:rsidRPr="0059364C">
        <w:rPr>
          <w:rFonts w:ascii="Arial" w:hAnsi="Arial" w:cs="Arial"/>
          <w:sz w:val="24"/>
          <w:szCs w:val="24"/>
        </w:rPr>
        <w:t>the development of dense, polymicrobial anaerobic biofilms, mainly made of Gardnerella vaginalis with embedded taxa like Atopobium vaginae, is a major factor</w:t>
      </w:r>
      <w:r w:rsidR="008D67FE"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&lt;EndNote&gt;&lt;Cite&gt;&lt;Author&gt;Castro&lt;/Author&gt;&lt;Year&gt;2021&lt;/Year&gt;&lt;RecNum&gt;66&lt;/RecNum&gt;&lt;DisplayText&gt;(21)&lt;/DisplayText&gt;&lt;record&gt;&lt;rec-number&gt;66&lt;/rec-number&gt;&lt;foreign-keys&gt;&lt;key app="EN" db-id="ze2fwxzx1av52te2xfjvrf2gz5z5atddwttd" timestamp="1764669059"&gt;66&lt;/key&gt;&lt;/foreign-keys&gt;&lt;ref-type name="Journal Article"&gt;17&lt;/ref-type&gt;&lt;contributors&gt;&lt;authors&gt;&lt;author&gt;Castro, Joana&lt;/author&gt;&lt;author&gt;Rosca, Aliona S&lt;/author&gt;&lt;author&gt;Muzny, Christina A&lt;/author&gt;&lt;author&gt;Cerca, Nuno&lt;/author&gt;&lt;/authors&gt;&lt;/contributors&gt;&lt;titles&gt;&lt;title&gt;Atopobium vaginae and Prevotella bivia are able to incorporate and influence gene expression in a pre-formed Gardnerella vaginalis biofilm&lt;/title&gt;&lt;secondary-title&gt;Pathogens&lt;/secondary-title&gt;&lt;/titles&gt;&lt;periodical&gt;&lt;full-title&gt;Pathogens&lt;/full-title&gt;&lt;/periodical&gt;&lt;pages&gt;247&lt;/pages&gt;&lt;volume&gt;10&lt;/volume&gt;&lt;number&gt;2&lt;/number&gt;&lt;dates&gt;&lt;year&gt;2021&lt;/year&gt;&lt;/dates&gt;&lt;isbn&gt;2076-0817&lt;/isbn&gt;&lt;urls&gt;&lt;/urls&gt;&lt;/record&gt;&lt;/Cite&gt;&lt;/EndNote&gt;</w:instrText>
      </w:r>
      <w:r w:rsidR="008D67FE" w:rsidRPr="0059364C">
        <w:rPr>
          <w:rFonts w:ascii="Arial" w:hAnsi="Arial" w:cs="Arial"/>
          <w:sz w:val="24"/>
          <w:szCs w:val="24"/>
        </w:rPr>
        <w:fldChar w:fldCharType="separate"/>
      </w:r>
      <w:r w:rsidR="00471E7F" w:rsidRPr="0059364C">
        <w:rPr>
          <w:rFonts w:ascii="Arial" w:hAnsi="Arial" w:cs="Arial"/>
          <w:noProof/>
          <w:sz w:val="24"/>
          <w:szCs w:val="24"/>
        </w:rPr>
        <w:t>(21)</w:t>
      </w:r>
      <w:r w:rsidR="008D67FE" w:rsidRPr="0059364C">
        <w:rPr>
          <w:rFonts w:ascii="Arial" w:hAnsi="Arial" w:cs="Arial"/>
          <w:sz w:val="24"/>
          <w:szCs w:val="24"/>
        </w:rPr>
        <w:fldChar w:fldCharType="end"/>
      </w:r>
      <w:r w:rsidR="00CD48F5" w:rsidRPr="0059364C">
        <w:rPr>
          <w:rFonts w:ascii="Arial" w:hAnsi="Arial" w:cs="Arial"/>
          <w:sz w:val="24"/>
          <w:szCs w:val="24"/>
        </w:rPr>
        <w:t>. The biofilms adhere firmly to the vaginal epithelium and shield pathogenic communities from host immunity and antimicrobial penetration</w:t>
      </w:r>
      <w:r w:rsidR="000032D2"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&lt;EndNote&gt;&lt;Cite&gt;&lt;Author&gt;Sobel&lt;/Author&gt;&lt;Year&gt;2025&lt;/Year&gt;&lt;RecNum&gt;67&lt;/RecNum&gt;&lt;DisplayText&gt;(22)&lt;/DisplayText&gt;&lt;record&gt;&lt;rec-number&gt;67&lt;/rec-number&gt;&lt;foreign-keys&gt;&lt;key app="EN" db-id="ze2fwxzx1av52te2xfjvrf2gz5z5atddwttd" timestamp="1764669153"&gt;67&lt;/key&gt;&lt;/foreign-keys&gt;&lt;ref-type name="Generic"&gt;13&lt;/ref-type&gt;&lt;contributors&gt;&lt;authors&gt;&lt;author&gt;Sobel, Jack D&lt;/author&gt;&lt;/authors&gt;&lt;/contributors&gt;&lt;titles&gt;&lt;title&gt;Biofilm in Bacterial Vaginosis: A Legitimate Therapeutic Challenge?&lt;/title&gt;&lt;/titles&gt;&lt;pages&gt;40-43&lt;/pages&gt;&lt;volume&gt;231&lt;/volume&gt;&lt;number&gt;1&lt;/number&gt;&lt;dates&gt;&lt;year&gt;2025&lt;/year&gt;&lt;/dates&gt;&lt;publisher&gt;Oxford University Press US&lt;/publisher&gt;&lt;isbn&gt;0022-1899&lt;/isbn&gt;&lt;urls&gt;&lt;/urls&gt;&lt;/record&gt;&lt;/Cite&gt;&lt;/EndNote&gt;</w:instrText>
      </w:r>
      <w:r w:rsidR="000032D2" w:rsidRPr="0059364C">
        <w:rPr>
          <w:rFonts w:ascii="Arial" w:hAnsi="Arial" w:cs="Arial"/>
          <w:sz w:val="24"/>
          <w:szCs w:val="24"/>
        </w:rPr>
        <w:fldChar w:fldCharType="separate"/>
      </w:r>
      <w:r w:rsidR="00471E7F" w:rsidRPr="0059364C">
        <w:rPr>
          <w:rFonts w:ascii="Arial" w:hAnsi="Arial" w:cs="Arial"/>
          <w:noProof/>
          <w:sz w:val="24"/>
          <w:szCs w:val="24"/>
        </w:rPr>
        <w:t>(22)</w:t>
      </w:r>
      <w:r w:rsidR="000032D2" w:rsidRPr="0059364C">
        <w:rPr>
          <w:rFonts w:ascii="Arial" w:hAnsi="Arial" w:cs="Arial"/>
          <w:sz w:val="24"/>
          <w:szCs w:val="24"/>
        </w:rPr>
        <w:fldChar w:fldCharType="end"/>
      </w:r>
      <w:r w:rsidR="00CD48F5" w:rsidRPr="0059364C">
        <w:rPr>
          <w:rFonts w:ascii="Arial" w:hAnsi="Arial" w:cs="Arial"/>
          <w:sz w:val="24"/>
          <w:szCs w:val="24"/>
        </w:rPr>
        <w:t>.</w:t>
      </w:r>
      <w:r w:rsidR="007C338D" w:rsidRPr="0059364C">
        <w:rPr>
          <w:rFonts w:ascii="Arial" w:hAnsi="Arial" w:cs="Arial"/>
          <w:sz w:val="24"/>
          <w:szCs w:val="24"/>
        </w:rPr>
        <w:t xml:space="preserve"> </w:t>
      </w:r>
      <w:r w:rsidR="00B57CB5" w:rsidRPr="0059364C">
        <w:rPr>
          <w:rFonts w:ascii="Arial" w:hAnsi="Arial" w:cs="Arial"/>
          <w:sz w:val="24"/>
          <w:szCs w:val="24"/>
        </w:rPr>
        <w:t>The</w:t>
      </w:r>
      <w:r w:rsidR="00EC0832" w:rsidRPr="0059364C">
        <w:rPr>
          <w:rFonts w:ascii="Arial" w:hAnsi="Arial" w:cs="Arial"/>
          <w:sz w:val="24"/>
          <w:szCs w:val="24"/>
        </w:rPr>
        <w:t xml:space="preserve">y </w:t>
      </w:r>
      <w:r w:rsidR="00B57CB5" w:rsidRPr="0059364C">
        <w:rPr>
          <w:rFonts w:ascii="Arial" w:hAnsi="Arial" w:cs="Arial"/>
          <w:sz w:val="24"/>
          <w:szCs w:val="24"/>
        </w:rPr>
        <w:t>function as microbial reservoirs, allowing rapid recolonisation following treatment and contributing to high recurrence rates</w:t>
      </w:r>
      <w:r w:rsidR="00C641B6"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&lt;EndNote&gt;&lt;Cite&gt;&lt;Author&gt;Machado&lt;/Author&gt;&lt;Year&gt;2025&lt;/Year&gt;&lt;RecNum&gt;68&lt;/RecNum&gt;&lt;DisplayText&gt;(23)&lt;/DisplayText&gt;&lt;record&gt;&lt;rec-number&gt;68&lt;/rec-number&gt;&lt;foreign-keys&gt;&lt;key app="EN" db-id="ze2fwxzx1av52te2xfjvrf2gz5z5atddwttd" timestamp="1764676962"&gt;68&lt;/key&gt;&lt;/foreign-keys&gt;&lt;ref-type name="Generic"&gt;13&lt;/ref-type&gt;&lt;contributors&gt;&lt;authors&gt;&lt;author&gt;Machado, António&lt;/author&gt;&lt;author&gt;Foschi, Claudio&lt;/author&gt;&lt;author&gt;Marangoni, Antonella&lt;/author&gt;&lt;/authors&gt;&lt;/contributors&gt;&lt;titles&gt;&lt;title&gt;Vaginal dysbiosis and biofilms, volume II&lt;/title&gt;&lt;/titles&gt;&lt;pages&gt;1588434&lt;/pages&gt;&lt;volume&gt;15&lt;/volume&gt;&lt;dates&gt;&lt;year&gt;2025&lt;/year&gt;&lt;/dates&gt;&lt;publisher&gt;Frontiers Media SA&lt;/publisher&gt;&lt;isbn&gt;2235-2988&lt;/isbn&gt;&lt;urls&gt;&lt;/urls&gt;&lt;/record&gt;&lt;/Cite&gt;&lt;/EndNote&gt;</w:instrText>
      </w:r>
      <w:r w:rsidR="00C641B6" w:rsidRPr="0059364C">
        <w:rPr>
          <w:rFonts w:ascii="Arial" w:hAnsi="Arial" w:cs="Arial"/>
          <w:sz w:val="24"/>
          <w:szCs w:val="24"/>
        </w:rPr>
        <w:fldChar w:fldCharType="separate"/>
      </w:r>
      <w:r w:rsidR="00471E7F" w:rsidRPr="0059364C">
        <w:rPr>
          <w:rFonts w:ascii="Arial" w:hAnsi="Arial" w:cs="Arial"/>
          <w:noProof/>
          <w:sz w:val="24"/>
          <w:szCs w:val="24"/>
        </w:rPr>
        <w:t>(23)</w:t>
      </w:r>
      <w:r w:rsidR="00C641B6" w:rsidRPr="0059364C">
        <w:rPr>
          <w:rFonts w:ascii="Arial" w:hAnsi="Arial" w:cs="Arial"/>
          <w:sz w:val="24"/>
          <w:szCs w:val="24"/>
        </w:rPr>
        <w:fldChar w:fldCharType="end"/>
      </w:r>
      <w:r w:rsidR="00B57CB5" w:rsidRPr="0059364C">
        <w:rPr>
          <w:rFonts w:ascii="Arial" w:hAnsi="Arial" w:cs="Arial"/>
          <w:sz w:val="24"/>
          <w:szCs w:val="24"/>
        </w:rPr>
        <w:t xml:space="preserve">. Treatment failure is </w:t>
      </w:r>
      <w:r w:rsidR="00233C05" w:rsidRPr="0059364C">
        <w:rPr>
          <w:rFonts w:ascii="Arial" w:hAnsi="Arial" w:cs="Arial"/>
          <w:sz w:val="24"/>
          <w:szCs w:val="24"/>
        </w:rPr>
        <w:t>worsened</w:t>
      </w:r>
      <w:r w:rsidR="00B57CB5" w:rsidRPr="0059364C">
        <w:rPr>
          <w:rFonts w:ascii="Arial" w:hAnsi="Arial" w:cs="Arial"/>
          <w:sz w:val="24"/>
          <w:szCs w:val="24"/>
        </w:rPr>
        <w:t xml:space="preserve"> by antimicrobial resistance</w:t>
      </w:r>
      <w:r w:rsidR="00481726" w:rsidRPr="0059364C">
        <w:rPr>
          <w:rFonts w:ascii="Arial" w:hAnsi="Arial" w:cs="Arial"/>
          <w:sz w:val="24"/>
          <w:szCs w:val="24"/>
        </w:rPr>
        <w:t xml:space="preserve"> and published literature on</w:t>
      </w:r>
      <w:r w:rsidR="00B57CB5" w:rsidRPr="0059364C">
        <w:rPr>
          <w:rFonts w:ascii="Arial" w:hAnsi="Arial" w:cs="Arial"/>
          <w:sz w:val="24"/>
          <w:szCs w:val="24"/>
        </w:rPr>
        <w:t xml:space="preserve"> BV-associated organisms, such as G. vaginalis and A. vaginae, </w:t>
      </w:r>
      <w:r w:rsidR="00481726" w:rsidRPr="0059364C">
        <w:rPr>
          <w:rFonts w:ascii="Arial" w:hAnsi="Arial" w:cs="Arial"/>
          <w:sz w:val="24"/>
          <w:szCs w:val="24"/>
        </w:rPr>
        <w:t xml:space="preserve">indicate that these organisms </w:t>
      </w:r>
      <w:r w:rsidR="00B57CB5" w:rsidRPr="0059364C">
        <w:rPr>
          <w:rFonts w:ascii="Arial" w:hAnsi="Arial" w:cs="Arial"/>
          <w:sz w:val="24"/>
          <w:szCs w:val="24"/>
        </w:rPr>
        <w:t>are less susceptible to metronidazole and clindamycin</w:t>
      </w:r>
      <w:r w:rsidR="00854D30" w:rsidRPr="0059364C">
        <w:rPr>
          <w:rFonts w:ascii="Arial" w:hAnsi="Arial" w:cs="Arial"/>
          <w:sz w:val="24"/>
          <w:szCs w:val="24"/>
        </w:rPr>
        <w:fldChar w:fldCharType="begin"/>
      </w:r>
      <w:r w:rsidR="00766A9B" w:rsidRPr="0059364C">
        <w:rPr>
          <w:rFonts w:ascii="Arial" w:hAnsi="Arial" w:cs="Arial"/>
          <w:sz w:val="24"/>
          <w:szCs w:val="24"/>
        </w:rPr>
        <w:instrText xml:space="preserve"> ADDIN EN.CITE &lt;EndNote&gt;&lt;Cite&gt;&lt;Author&gt;Li&lt;/Author&gt;&lt;Year&gt;2020&lt;/Year&gt;&lt;RecNum&gt;69&lt;/RecNum&gt;&lt;DisplayText&gt;(12)&lt;/DisplayText&gt;&lt;record&gt;&lt;rec-number&gt;69&lt;/rec-number&gt;&lt;foreign-keys&gt;&lt;key app="EN" db-id="ze2fwxzx1av52te2xfjvrf2gz5z5atddwttd" timestamp="1764677124"&gt;69&lt;/key&gt;&lt;/foreign-keys&gt;&lt;ref-type name="Journal Article"&gt;17&lt;/ref-type&gt;&lt;contributors&gt;&lt;authors&gt;&lt;author&gt;Li, Ting&lt;/author&gt;&lt;author&gt;Zhang, Zhan&lt;/author&gt;&lt;author&gt;Wang, Fengjuan&lt;/author&gt;&lt;author&gt;He, Yuanhui&lt;/author&gt;&lt;author&gt;Zong, Xiaonan&lt;/author&gt;&lt;author&gt;Bai, Huihui&lt;/author&gt;&lt;author&gt;Liu, Zhaohui&lt;/author&gt;&lt;/authors&gt;&lt;/contributors&gt;&lt;titles&gt;&lt;title&gt;Antimicrobial susceptibility testing of metronidazole and clindamycin against Gardnerella vaginalis in planktonic and biofilm formation&lt;/title&gt;&lt;secondary-title&gt;Canadian Journal of Infectious Diseases and Medical Microbiology&lt;/secondary-title&gt;&lt;/titles&gt;&lt;periodical&gt;&lt;full-title&gt;Canadian Journal of Infectious Diseases and Medical Microbiology&lt;/full-title&gt;&lt;/periodical&gt;&lt;pages&gt;1361825&lt;/pages&gt;&lt;volume&gt;2020&lt;/volume&gt;&lt;number&gt;1&lt;/number&gt;&lt;dates&gt;&lt;year&gt;2020&lt;/year&gt;&lt;/dates&gt;&lt;isbn&gt;1918-1493&lt;/isbn&gt;&lt;urls&gt;&lt;/urls&gt;&lt;/record&gt;&lt;/Cite&gt;&lt;/EndNote&gt;</w:instrText>
      </w:r>
      <w:r w:rsidR="00854D30" w:rsidRPr="0059364C">
        <w:rPr>
          <w:rFonts w:ascii="Arial" w:hAnsi="Arial" w:cs="Arial"/>
          <w:sz w:val="24"/>
          <w:szCs w:val="24"/>
        </w:rPr>
        <w:fldChar w:fldCharType="separate"/>
      </w:r>
      <w:r w:rsidR="00766A9B" w:rsidRPr="0059364C">
        <w:rPr>
          <w:rFonts w:ascii="Arial" w:hAnsi="Arial" w:cs="Arial"/>
          <w:noProof/>
          <w:sz w:val="24"/>
          <w:szCs w:val="24"/>
        </w:rPr>
        <w:t>(12)</w:t>
      </w:r>
      <w:r w:rsidR="00854D30" w:rsidRPr="0059364C">
        <w:rPr>
          <w:rFonts w:ascii="Arial" w:hAnsi="Arial" w:cs="Arial"/>
          <w:sz w:val="24"/>
          <w:szCs w:val="24"/>
        </w:rPr>
        <w:fldChar w:fldCharType="end"/>
      </w:r>
      <w:r w:rsidR="00B57CB5" w:rsidRPr="0059364C">
        <w:rPr>
          <w:rFonts w:ascii="Arial" w:hAnsi="Arial" w:cs="Arial"/>
          <w:sz w:val="24"/>
          <w:szCs w:val="24"/>
        </w:rPr>
        <w:t>. This resistance is mediated by mechanisms like nitroreductase gene variation</w:t>
      </w:r>
      <w:r w:rsidR="00537DBC" w:rsidRPr="0059364C">
        <w:rPr>
          <w:rFonts w:ascii="Arial" w:hAnsi="Arial" w:cs="Arial"/>
          <w:sz w:val="24"/>
          <w:szCs w:val="24"/>
        </w:rPr>
        <w:t xml:space="preserve"> through diminished </w:t>
      </w:r>
      <w:r w:rsidR="00C86859" w:rsidRPr="0059364C">
        <w:rPr>
          <w:rFonts w:ascii="Arial" w:hAnsi="Arial" w:cs="Arial"/>
          <w:sz w:val="24"/>
          <w:szCs w:val="24"/>
        </w:rPr>
        <w:t>production of oxygen sensitive nitroreductases</w:t>
      </w:r>
      <w:r w:rsidR="00B57CB5" w:rsidRPr="0059364C">
        <w:rPr>
          <w:rFonts w:ascii="Arial" w:hAnsi="Arial" w:cs="Arial"/>
          <w:sz w:val="24"/>
          <w:szCs w:val="24"/>
        </w:rPr>
        <w:t xml:space="preserve"> and biofilm-associated tolerance</w:t>
      </w:r>
      <w:r w:rsidR="00225337"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&lt;EndNote&gt;&lt;Cite&gt;&lt;Author&gt;Rigo&lt;/Author&gt;&lt;Year&gt;2020&lt;/Year&gt;&lt;RecNum&gt;71&lt;/RecNum&gt;&lt;DisplayText&gt;(24, 25)&lt;/DisplayText&gt;&lt;record&gt;&lt;rec-number&gt;71&lt;/rec-number&gt;&lt;foreign-keys&gt;&lt;key app="EN" db-id="ze2fwxzx1av52te2xfjvrf2gz5z5atddwttd" timestamp="1764677503"&gt;71&lt;/key&gt;&lt;/foreign-keys&gt;&lt;ref-type name="Journal Article"&gt;17&lt;/ref-type&gt;&lt;contributors&gt;&lt;authors&gt;&lt;author&gt;Rigo, Graziela V&lt;/author&gt;&lt;author&gt;Tasca, Tiana&lt;/author&gt;&lt;/authors&gt;&lt;/contributors&gt;&lt;titles&gt;&lt;title&gt;Vaginitis: review on drug resistance&lt;/title&gt;&lt;secondary-title&gt;Current Drug Targets&lt;/secondary-title&gt;&lt;/titles&gt;&lt;periodical&gt;&lt;full-title&gt;Current Drug Targets&lt;/full-title&gt;&lt;/periodical&gt;&lt;pages&gt;1672-1686&lt;/pages&gt;&lt;volume&gt;21&lt;/volume&gt;&lt;number&gt;16&lt;/number&gt;&lt;dates&gt;&lt;year&gt;2020&lt;/year&gt;&lt;/dates&gt;&lt;isbn&gt;1389-4501&lt;/isbn&gt;&lt;urls&gt;&lt;/urls&gt;&lt;/record&gt;&lt;/Cite&gt;&lt;Cite&gt;&lt;Author&gt;Muzny&lt;/Author&gt;&lt;Year&gt;2015&lt;/Year&gt;&lt;RecNum&gt;72&lt;/RecNum&gt;&lt;record&gt;&lt;rec-number&gt;72&lt;/rec-number&gt;&lt;foreign-keys&gt;&lt;key app="EN" db-id="ze2fwxzx1av52te2xfjvrf2gz5z5atddwttd" timestamp="1764677807"&gt;72&lt;/key&gt;&lt;/foreign-keys&gt;&lt;ref-type name="Journal Article"&gt;17&lt;/ref-type&gt;&lt;contributors&gt;&lt;authors&gt;&lt;author&gt;Muzny, Christina A&lt;/author&gt;&lt;author&gt;Schwebke, Jane R&lt;/author&gt;&lt;/authors&gt;&lt;/contributors&gt;&lt;titles&gt;&lt;title&gt;Biofilms: an underappreciated mechanism of treatment failure and recurrence in vaginal infections&lt;/title&gt;&lt;secondary-title&gt;Clinical Infectious Diseases&lt;/secondary-title&gt;&lt;/titles&gt;&lt;periodical&gt;&lt;full-title&gt;Clinical Infectious Diseases&lt;/full-title&gt;&lt;/periodical&gt;&lt;pages&gt;601-606&lt;/pages&gt;&lt;volume&gt;61&lt;/volume&gt;&lt;number&gt;4&lt;/number&gt;&lt;dates&gt;&lt;year&gt;2015&lt;/year&gt;&lt;/dates&gt;&lt;isbn&gt;1537-6591&lt;/isbn&gt;&lt;urls&gt;&lt;/urls&gt;&lt;/record&gt;&lt;/Cite&gt;&lt;/EndNote&gt;</w:instrText>
      </w:r>
      <w:r w:rsidR="00225337" w:rsidRPr="0059364C">
        <w:rPr>
          <w:rFonts w:ascii="Arial" w:hAnsi="Arial" w:cs="Arial"/>
          <w:sz w:val="24"/>
          <w:szCs w:val="24"/>
        </w:rPr>
        <w:fldChar w:fldCharType="separate"/>
      </w:r>
      <w:r w:rsidR="00471E7F" w:rsidRPr="0059364C">
        <w:rPr>
          <w:rFonts w:ascii="Arial" w:hAnsi="Arial" w:cs="Arial"/>
          <w:noProof/>
          <w:sz w:val="24"/>
          <w:szCs w:val="24"/>
        </w:rPr>
        <w:t>(24, 25)</w:t>
      </w:r>
      <w:r w:rsidR="00225337" w:rsidRPr="0059364C">
        <w:rPr>
          <w:rFonts w:ascii="Arial" w:hAnsi="Arial" w:cs="Arial"/>
          <w:sz w:val="24"/>
          <w:szCs w:val="24"/>
        </w:rPr>
        <w:fldChar w:fldCharType="end"/>
      </w:r>
      <w:r w:rsidR="00B57CB5" w:rsidRPr="0059364C">
        <w:rPr>
          <w:rFonts w:ascii="Arial" w:hAnsi="Arial" w:cs="Arial"/>
          <w:sz w:val="24"/>
          <w:szCs w:val="24"/>
        </w:rPr>
        <w:t>.</w:t>
      </w:r>
      <w:r w:rsidR="00CB7576" w:rsidRPr="0059364C">
        <w:rPr>
          <w:rFonts w:ascii="Arial" w:hAnsi="Arial" w:cs="Arial"/>
          <w:sz w:val="24"/>
          <w:szCs w:val="24"/>
        </w:rPr>
        <w:t xml:space="preserve"> Additionally, many women fail to re-establish a Lactobacillus-dominant microbiota, particularly Lactobacillus crispatus which is associated with </w:t>
      </w:r>
      <w:r w:rsidR="00CB7576" w:rsidRPr="0059364C">
        <w:rPr>
          <w:rFonts w:ascii="Arial" w:hAnsi="Arial" w:cs="Arial"/>
          <w:sz w:val="24"/>
          <w:szCs w:val="24"/>
        </w:rPr>
        <w:lastRenderedPageBreak/>
        <w:t>stability and low recurrence, after antibiotic therapy</w:t>
      </w:r>
      <w:r w:rsidR="009E4C54"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&lt;EndNote&gt;&lt;Cite&gt;&lt;Author&gt;Bradshaw&lt;/Author&gt;&lt;Year&gt;2015&lt;/Year&gt;&lt;RecNum&gt;73&lt;/RecNum&gt;&lt;DisplayText&gt;(26)&lt;/DisplayText&gt;&lt;record&gt;&lt;rec-number&gt;73&lt;/rec-number&gt;&lt;foreign-keys&gt;&lt;key app="EN" db-id="ze2fwxzx1av52te2xfjvrf2gz5z5atddwttd" timestamp="1764678235"&gt;73&lt;/key&gt;&lt;/foreign-keys&gt;&lt;ref-type name="Journal Article"&gt;17&lt;/ref-type&gt;&lt;contributors&gt;&lt;authors&gt;&lt;author&gt;Bradshaw, Catriona S&lt;/author&gt;&lt;author&gt;Brotman, Rebecca M&lt;/author&gt;&lt;/authors&gt;&lt;/contributors&gt;&lt;titles&gt;&lt;title&gt;Making inroads into improving treatment of bacterial vaginosis–striving for long-term cure&lt;/title&gt;&lt;secondary-title&gt;BMC infectious diseases&lt;/secondary-title&gt;&lt;/titles&gt;&lt;periodical&gt;&lt;full-title&gt;BMC infectious diseases&lt;/full-title&gt;&lt;/periodical&gt;&lt;pages&gt;292&lt;/pages&gt;&lt;volume&gt;15&lt;/volume&gt;&lt;number&gt;1&lt;/number&gt;&lt;dates&gt;&lt;year&gt;2015&lt;/year&gt;&lt;/dates&gt;&lt;isbn&gt;1471-2334&lt;/isbn&gt;&lt;urls&gt;&lt;/urls&gt;&lt;/record&gt;&lt;/Cite&gt;&lt;/EndNote&gt;</w:instrText>
      </w:r>
      <w:r w:rsidR="009E4C54" w:rsidRPr="0059364C">
        <w:rPr>
          <w:rFonts w:ascii="Arial" w:hAnsi="Arial" w:cs="Arial"/>
          <w:sz w:val="24"/>
          <w:szCs w:val="24"/>
        </w:rPr>
        <w:fldChar w:fldCharType="separate"/>
      </w:r>
      <w:r w:rsidR="00471E7F" w:rsidRPr="0059364C">
        <w:rPr>
          <w:rFonts w:ascii="Arial" w:hAnsi="Arial" w:cs="Arial"/>
          <w:noProof/>
          <w:sz w:val="24"/>
          <w:szCs w:val="24"/>
        </w:rPr>
        <w:t>(26)</w:t>
      </w:r>
      <w:r w:rsidR="009E4C54" w:rsidRPr="0059364C">
        <w:rPr>
          <w:rFonts w:ascii="Arial" w:hAnsi="Arial" w:cs="Arial"/>
          <w:sz w:val="24"/>
          <w:szCs w:val="24"/>
        </w:rPr>
        <w:fldChar w:fldCharType="end"/>
      </w:r>
      <w:r w:rsidR="00CB7576" w:rsidRPr="0059364C">
        <w:rPr>
          <w:rFonts w:ascii="Arial" w:hAnsi="Arial" w:cs="Arial"/>
          <w:sz w:val="24"/>
          <w:szCs w:val="24"/>
        </w:rPr>
        <w:t xml:space="preserve">. </w:t>
      </w:r>
      <w:r w:rsidR="008B0491" w:rsidRPr="0059364C">
        <w:rPr>
          <w:rFonts w:ascii="Arial" w:hAnsi="Arial" w:cs="Arial"/>
          <w:sz w:val="24"/>
          <w:szCs w:val="24"/>
        </w:rPr>
        <w:t>Instead, antibiotic therapy results in transient suppression of anaerobes without the long-term restoration of protective lactic-acid–producing species, thus predisposing the vaginal environment to rapid re-emergence of BV-associated populations</w:t>
      </w:r>
      <w:r w:rsidR="00DF564C" w:rsidRPr="0059364C">
        <w:rPr>
          <w:rFonts w:ascii="Arial" w:hAnsi="Arial" w:cs="Arial"/>
          <w:sz w:val="24"/>
          <w:szCs w:val="24"/>
        </w:rPr>
        <w:fldChar w:fldCharType="begin"/>
      </w:r>
      <w:r w:rsidR="00471E7F" w:rsidRPr="0059364C">
        <w:rPr>
          <w:rFonts w:ascii="Arial" w:hAnsi="Arial" w:cs="Arial"/>
          <w:sz w:val="24"/>
          <w:szCs w:val="24"/>
        </w:rPr>
        <w:instrText xml:space="preserve"> ADDIN EN.CITE &lt;EndNote&gt;&lt;Cite&gt;&lt;Author&gt;Amabebe&lt;/Author&gt;&lt;Year&gt;2025&lt;/Year&gt;&lt;RecNum&gt;74&lt;/RecNum&gt;&lt;DisplayText&gt;(27)&lt;/DisplayText&gt;&lt;record&gt;&lt;rec-number&gt;74&lt;/rec-number&gt;&lt;foreign-keys&gt;&lt;key app="EN" db-id="ze2fwxzx1av52te2xfjvrf2gz5z5atddwttd" timestamp="1764678860"&gt;74&lt;/key&gt;&lt;/foreign-keys&gt;&lt;ref-type name="Journal Article"&gt;17&lt;/ref-type&gt;&lt;contributors&gt;&lt;authors&gt;&lt;author&gt;Amabebe, Emmanuel&lt;/author&gt;&lt;author&gt;Tatiparthy, Madhuri&lt;/author&gt;&lt;author&gt;Kammala, Ananth K&lt;/author&gt;&lt;author&gt;Richardson, Lauren S&lt;/author&gt;&lt;author&gt;Taylor, Brandie D&lt;/author&gt;&lt;author&gt;Sharma, Surendra&lt;/author&gt;&lt;author&gt;Menon, Ramkumar&lt;/author&gt;&lt;/authors&gt;&lt;/contributors&gt;&lt;titles&gt;&lt;title&gt;Vaginal pharmacomicrobiomics modulates risk of persistent and recurrent bacterial vaginosis&lt;/title&gt;&lt;secondary-title&gt;npj Biofilms and Microbiomes&lt;/secondary-title&gt;&lt;/titles&gt;&lt;periodical&gt;&lt;full-title&gt;npj Biofilms and Microbiomes&lt;/full-title&gt;&lt;/periodical&gt;&lt;pages&gt;115&lt;/pages&gt;&lt;volume&gt;11&lt;/volume&gt;&lt;number&gt;1&lt;/number&gt;&lt;dates&gt;&lt;year&gt;2025&lt;/year&gt;&lt;/dates&gt;&lt;isbn&gt;2055-5008&lt;/isbn&gt;&lt;urls&gt;&lt;/urls&gt;&lt;/record&gt;&lt;/Cite&gt;&lt;/EndNote&gt;</w:instrText>
      </w:r>
      <w:r w:rsidR="00DF564C" w:rsidRPr="0059364C">
        <w:rPr>
          <w:rFonts w:ascii="Arial" w:hAnsi="Arial" w:cs="Arial"/>
          <w:sz w:val="24"/>
          <w:szCs w:val="24"/>
        </w:rPr>
        <w:fldChar w:fldCharType="separate"/>
      </w:r>
      <w:r w:rsidR="00471E7F" w:rsidRPr="0059364C">
        <w:rPr>
          <w:rFonts w:ascii="Arial" w:hAnsi="Arial" w:cs="Arial"/>
          <w:noProof/>
          <w:sz w:val="24"/>
          <w:szCs w:val="24"/>
        </w:rPr>
        <w:t>(27)</w:t>
      </w:r>
      <w:r w:rsidR="00DF564C" w:rsidRPr="0059364C">
        <w:rPr>
          <w:rFonts w:ascii="Arial" w:hAnsi="Arial" w:cs="Arial"/>
          <w:sz w:val="24"/>
          <w:szCs w:val="24"/>
        </w:rPr>
        <w:fldChar w:fldCharType="end"/>
      </w:r>
      <w:r w:rsidR="008B0491" w:rsidRPr="0059364C">
        <w:rPr>
          <w:rFonts w:ascii="Arial" w:hAnsi="Arial" w:cs="Arial"/>
          <w:sz w:val="24"/>
          <w:szCs w:val="24"/>
        </w:rPr>
        <w:t>. These interlocking biological variables stress the complexity of recurrent BV and highlight the need for treatments targeting biofilm destruction, antibiotic resistance, and persistent Lactobacillus recolonisation</w:t>
      </w:r>
      <w:r w:rsidR="00A418E7" w:rsidRPr="0059364C">
        <w:rPr>
          <w:rFonts w:ascii="Arial" w:hAnsi="Arial" w:cs="Arial"/>
          <w:sz w:val="24"/>
          <w:szCs w:val="24"/>
        </w:rPr>
        <w:fldChar w:fldCharType="begin"/>
      </w:r>
      <w:r w:rsidR="004D7DE7" w:rsidRPr="0059364C">
        <w:rPr>
          <w:rFonts w:ascii="Arial" w:hAnsi="Arial" w:cs="Arial"/>
          <w:sz w:val="24"/>
          <w:szCs w:val="24"/>
        </w:rPr>
        <w:instrText xml:space="preserve"> ADDIN EN.CITE &lt;EndNote&gt;&lt;Cite&gt;&lt;Author&gt;Arroyo-Moreno&lt;/Author&gt;&lt;Year&gt;2022&lt;/Year&gt;&lt;RecNum&gt;102&lt;/RecNum&gt;&lt;DisplayText&gt;(28, 29)&lt;/DisplayText&gt;&lt;record&gt;&lt;rec-number&gt;102&lt;/rec-number&gt;&lt;foreign-keys&gt;&lt;key app="EN" db-id="ze2fwxzx1av52te2xfjvrf2gz5z5atddwttd" timestamp="1776852336"&gt;102&lt;/key&gt;&lt;/foreign-keys&gt;&lt;ref-type name="Journal Article"&gt;17&lt;/ref-type&gt;&lt;contributors&gt;&lt;authors&gt;&lt;author&gt;Arroyo-Moreno, Sara&lt;/author&gt;&lt;author&gt;Cummings, Matthew&lt;/author&gt;&lt;author&gt;Corcoran, David B&lt;/author&gt;&lt;author&gt;Coffey, Aidan&lt;/author&gt;&lt;author&gt;McCarthy, Ronan R&lt;/author&gt;&lt;/authors&gt;&lt;/contributors&gt;&lt;titles&gt;&lt;title&gt;Identification and characterization of novel endolysins targeting Gardnerella vaginalis biofilms to treat bacterial vaginosis&lt;/title&gt;&lt;secondary-title&gt;npj Biofilms and Microbiomes&lt;/secondary-title&gt;&lt;/titles&gt;&lt;periodical&gt;&lt;full-title&gt;npj Biofilms and Microbiomes&lt;/full-title&gt;&lt;/periodical&gt;&lt;pages&gt;29&lt;/pages&gt;&lt;volume&gt;8&lt;/volume&gt;&lt;number&gt;1&lt;/number&gt;&lt;dates&gt;&lt;year&gt;2022&lt;/year&gt;&lt;/dates&gt;&lt;isbn&gt;2055-5008&lt;/isbn&gt;&lt;urls&gt;&lt;/urls&gt;&lt;/record&gt;&lt;/Cite&gt;&lt;Cite&gt;&lt;Author&gt;Lachyan&lt;/Author&gt;&lt;Year&gt;2024&lt;/Year&gt;&lt;RecNum&gt;101&lt;/RecNum&gt;&lt;record&gt;&lt;rec-number&gt;101&lt;/rec-number&gt;&lt;foreign-keys&gt;&lt;key app="EN" db-id="ze2fwxzx1av52te2xfjvrf2gz5z5atddwttd" timestamp="1776852291"&gt;101&lt;/key&gt;&lt;/foreign-keys&gt;&lt;ref-type name="Journal Article"&gt;17&lt;/ref-type&gt;&lt;contributors&gt;&lt;authors&gt;&lt;author&gt;Lachyan, Abhishek&lt;/author&gt;&lt;author&gt;Khunger, Niti&lt;/author&gt;&lt;author&gt;Panda, Pragyan Swagatika&lt;/author&gt;&lt;/authors&gt;&lt;/contributors&gt;&lt;titles&gt;&lt;title&gt;Bacterial vaginosis and biofilms: therapeutic challenges and innovations–a narrative review&lt;/title&gt;&lt;secondary-title&gt;Indian journal of Dermatology, Venereology and leprology&lt;/secondary-title&gt;&lt;/titles&gt;&lt;periodical&gt;&lt;full-title&gt;Indian journal of Dermatology, Venereology and leprology&lt;/full-title&gt;&lt;/periodical&gt;&lt;pages&gt;750-754&lt;/pages&gt;&lt;volume&gt;90&lt;/volume&gt;&lt;number&gt;6&lt;/number&gt;&lt;dates&gt;&lt;year&gt;2024&lt;/year&gt;&lt;/dates&gt;&lt;isbn&gt;0378-6323&lt;/isbn&gt;&lt;urls&gt;&lt;/urls&gt;&lt;/record&gt;&lt;/Cite&gt;&lt;/EndNote&gt;</w:instrText>
      </w:r>
      <w:r w:rsidR="00A418E7" w:rsidRPr="0059364C">
        <w:rPr>
          <w:rFonts w:ascii="Arial" w:hAnsi="Arial" w:cs="Arial"/>
          <w:sz w:val="24"/>
          <w:szCs w:val="24"/>
        </w:rPr>
        <w:fldChar w:fldCharType="separate"/>
      </w:r>
      <w:r w:rsidR="004D7DE7" w:rsidRPr="0059364C">
        <w:rPr>
          <w:rFonts w:ascii="Arial" w:hAnsi="Arial" w:cs="Arial"/>
          <w:noProof/>
          <w:sz w:val="24"/>
          <w:szCs w:val="24"/>
        </w:rPr>
        <w:t>(28, 29)</w:t>
      </w:r>
      <w:r w:rsidR="00A418E7" w:rsidRPr="0059364C">
        <w:rPr>
          <w:rFonts w:ascii="Arial" w:hAnsi="Arial" w:cs="Arial"/>
          <w:sz w:val="24"/>
          <w:szCs w:val="24"/>
        </w:rPr>
        <w:fldChar w:fldCharType="end"/>
      </w:r>
      <w:r w:rsidR="008B0491" w:rsidRPr="0059364C">
        <w:rPr>
          <w:rFonts w:ascii="Arial" w:hAnsi="Arial" w:cs="Arial"/>
          <w:sz w:val="24"/>
          <w:szCs w:val="24"/>
        </w:rPr>
        <w:t>.</w:t>
      </w:r>
    </w:p>
    <w:p w14:paraId="6D57F9D9" w14:textId="77777777" w:rsidR="0082784F" w:rsidRPr="0059364C" w:rsidRDefault="0082784F">
      <w:pPr>
        <w:rPr>
          <w:rFonts w:ascii="Arial" w:hAnsi="Arial" w:cs="Arial"/>
        </w:rPr>
        <w:pPrChange w:id="53" w:author="Upasna Singh" w:date="2025-12-02T16:46:00Z" w16du:dateUtc="2025-12-02T14:46:00Z">
          <w:pPr>
            <w:pStyle w:val="NormalWeb"/>
          </w:pPr>
        </w:pPrChange>
      </w:pPr>
      <w:r w:rsidRPr="0059364C">
        <w:rPr>
          <w:rFonts w:ascii="Arial" w:hAnsi="Arial" w:cs="Arial"/>
          <w:sz w:val="24"/>
          <w:szCs w:val="24"/>
        </w:rPr>
        <w:t>The CAPRISA 098 (CAP098) study was designed to evaluate clinical outcomes of sequential BV therapy among South African women using strict diagnostic criteria and short-interval follow-up. Here, we report clinical BV clearance, persistence, and early recurrence through Day 24 after sequential oral metronidazole followed by intravaginal clindamycin among non-pregnant, STI-negative women with BV.</w:t>
      </w:r>
    </w:p>
    <w:p w14:paraId="535889C9" w14:textId="77777777" w:rsidR="0082784F" w:rsidRPr="0059364C" w:rsidRDefault="0082784F">
      <w:pPr>
        <w:rPr>
          <w:rFonts w:ascii="Arial" w:hAnsi="Arial" w:cs="Arial"/>
          <w:sz w:val="24"/>
          <w:szCs w:val="24"/>
        </w:rPr>
        <w:pPrChange w:id="54" w:author="Upasna Singh" w:date="2025-12-02T16:46:00Z" w16du:dateUtc="2025-12-02T14:46:00Z">
          <w:pPr>
            <w:pStyle w:val="Heading1"/>
          </w:pPr>
        </w:pPrChange>
      </w:pPr>
      <w:r w:rsidRPr="0059364C">
        <w:rPr>
          <w:rStyle w:val="Strong"/>
          <w:rFonts w:ascii="Arial" w:hAnsi="Arial" w:cs="Arial"/>
          <w:sz w:val="24"/>
          <w:szCs w:val="24"/>
          <w:rPrChange w:id="55" w:author="Upasna Singh" w:date="2026-04-22T16:13:00Z" w16du:dateUtc="2026-04-22T14:13:00Z">
            <w:rPr>
              <w:rStyle w:val="Strong"/>
            </w:rPr>
          </w:rPrChange>
        </w:rPr>
        <w:t>Methods</w:t>
      </w:r>
    </w:p>
    <w:p w14:paraId="06AACC40" w14:textId="77777777" w:rsidR="0082784F" w:rsidRPr="0059364C" w:rsidRDefault="0082784F">
      <w:pPr>
        <w:rPr>
          <w:rFonts w:ascii="Arial" w:hAnsi="Arial" w:cs="Arial"/>
          <w:sz w:val="24"/>
          <w:szCs w:val="24"/>
        </w:rPr>
        <w:pPrChange w:id="56" w:author="Upasna Singh" w:date="2025-12-02T16:46:00Z" w16du:dateUtc="2025-12-02T14:46:00Z">
          <w:pPr>
            <w:pStyle w:val="Heading2"/>
          </w:pPr>
        </w:pPrChange>
      </w:pPr>
      <w:r w:rsidRPr="0059364C">
        <w:rPr>
          <w:rStyle w:val="Strong"/>
          <w:rFonts w:ascii="Arial" w:hAnsi="Arial" w:cs="Arial"/>
          <w:sz w:val="24"/>
          <w:szCs w:val="24"/>
          <w:rPrChange w:id="57" w:author="Upasna Singh" w:date="2026-04-22T16:13:00Z" w16du:dateUtc="2026-04-22T14:13:00Z">
            <w:rPr>
              <w:rStyle w:val="Strong"/>
            </w:rPr>
          </w:rPrChange>
        </w:rPr>
        <w:t>Study Design and Setting</w:t>
      </w:r>
    </w:p>
    <w:p w14:paraId="1AC5690D" w14:textId="39C27058" w:rsidR="00C02AA4" w:rsidRPr="0059364C" w:rsidRDefault="00CD7BFF" w:rsidP="0059364C">
      <w:pPr>
        <w:rPr>
          <w:rFonts w:ascii="Arial" w:eastAsia="Times New Roman" w:hAnsi="Arial" w:cs="Arial"/>
          <w:sz w:val="24"/>
          <w:szCs w:val="24"/>
          <w:lang w:val="en-ZA" w:eastAsia="en-GB"/>
          <w:rPrChange w:id="58" w:author="Upasna Singh" w:date="2026-04-22T15:38:00Z" w16du:dateUtc="2026-04-22T13:38:00Z">
            <w:rPr>
              <w:rFonts w:ascii="Arial" w:eastAsia="Times New Roman" w:hAnsi="Arial" w:cs="Arial"/>
              <w:b/>
              <w:bCs/>
              <w:sz w:val="24"/>
              <w:szCs w:val="24"/>
              <w:lang w:val="en-ZA" w:eastAsia="en-GB"/>
            </w:rPr>
          </w:rPrChange>
        </w:rPr>
      </w:pPr>
      <w:r w:rsidRPr="0059364C">
        <w:rPr>
          <w:rFonts w:ascii="Arial" w:eastAsia="Times New Roman" w:hAnsi="Arial" w:cs="Arial"/>
          <w:sz w:val="24"/>
          <w:szCs w:val="24"/>
          <w:lang w:eastAsia="en-GB"/>
          <w:rPrChange w:id="59" w:author="Upasna Singh" w:date="2026-04-22T15:38:00Z" w16du:dateUtc="2026-04-22T13:38:00Z">
            <w:rPr>
              <w:rFonts w:ascii="Times New Roman" w:eastAsia="Times New Roman" w:hAnsi="Times New Roman" w:cs="Times New Roman"/>
              <w:b/>
              <w:bCs/>
              <w:sz w:val="24"/>
              <w:szCs w:val="24"/>
              <w:lang w:eastAsia="en-GB"/>
            </w:rPr>
          </w:rPrChange>
        </w:rPr>
        <w:t xml:space="preserve">This study was conducted as a prospective interventional cohort </w:t>
      </w:r>
      <w:r w:rsidRPr="0059364C">
        <w:rPr>
          <w:rFonts w:ascii="Arial" w:eastAsia="Times New Roman" w:hAnsi="Arial" w:cs="Arial"/>
          <w:sz w:val="24"/>
          <w:szCs w:val="24"/>
          <w:lang w:eastAsia="en-GB"/>
          <w:rPrChange w:id="60" w:author="Upasna Singh" w:date="2026-04-22T15:38:00Z" w16du:dateUtc="2026-04-22T13:38:00Z">
            <w:rPr>
              <w:rFonts w:ascii="Arial" w:eastAsia="Times New Roman" w:hAnsi="Arial" w:cs="Arial"/>
              <w:b/>
              <w:bCs/>
              <w:sz w:val="24"/>
              <w:szCs w:val="24"/>
              <w:lang w:eastAsia="en-GB"/>
            </w:rPr>
          </w:rPrChange>
        </w:rPr>
        <w:t>study</w:t>
      </w:r>
      <w:r w:rsidR="00C02AA4" w:rsidRPr="0059364C">
        <w:rPr>
          <w:rFonts w:ascii="Arial" w:hAnsi="Arial" w:cs="Arial"/>
          <w:sz w:val="24"/>
          <w:szCs w:val="24"/>
          <w:rPrChange w:id="61" w:author="Upasna Singh" w:date="2026-04-22T15:38:00Z" w16du:dateUtc="2026-04-22T13:38:00Z">
            <w:rPr>
              <w:rFonts w:ascii="Arial" w:hAnsi="Arial" w:cs="Arial"/>
              <w:b/>
              <w:bCs/>
              <w:sz w:val="24"/>
              <w:szCs w:val="24"/>
            </w:rPr>
          </w:rPrChange>
        </w:rPr>
        <w:t xml:space="preserve"> </w:t>
      </w:r>
      <w:r w:rsidR="00C02AA4" w:rsidRPr="0059364C">
        <w:rPr>
          <w:rFonts w:ascii="Arial" w:eastAsia="Times New Roman" w:hAnsi="Arial" w:cs="Arial"/>
          <w:sz w:val="24"/>
          <w:szCs w:val="24"/>
          <w:lang w:eastAsia="en-GB"/>
          <w:rPrChange w:id="62" w:author="Upasna Singh" w:date="2026-04-22T15:38:00Z" w16du:dateUtc="2026-04-22T13:38:00Z">
            <w:rPr>
              <w:rFonts w:ascii="Arial" w:eastAsia="Times New Roman" w:hAnsi="Arial" w:cs="Arial"/>
              <w:b/>
              <w:bCs/>
              <w:sz w:val="24"/>
              <w:szCs w:val="24"/>
              <w:lang w:eastAsia="en-GB"/>
            </w:rPr>
          </w:rPrChange>
        </w:rPr>
        <w:t>conducted at the CAPRISA eThekwini Clinical Research Site in Durban, South Africa, adjacent to the Prince Cyril Zulu Communicable Disease Centre.</w:t>
      </w:r>
    </w:p>
    <w:p w14:paraId="616A59C3" w14:textId="612DAD2F" w:rsidR="0082784F" w:rsidRPr="0059364C" w:rsidRDefault="00CD7BFF" w:rsidP="0059364C">
      <w:pPr>
        <w:rPr>
          <w:rFonts w:ascii="Arial" w:eastAsia="Times New Roman" w:hAnsi="Arial" w:cs="Arial"/>
          <w:sz w:val="24"/>
          <w:szCs w:val="24"/>
          <w:lang w:val="en-ZA" w:eastAsia="en-GB"/>
        </w:rPr>
      </w:pPr>
      <w:r w:rsidRPr="0059364C">
        <w:rPr>
          <w:rFonts w:ascii="Arial" w:eastAsia="Times New Roman" w:hAnsi="Arial" w:cs="Arial"/>
          <w:sz w:val="24"/>
          <w:szCs w:val="24"/>
          <w:lang w:eastAsia="en-GB"/>
          <w:rPrChange w:id="63" w:author="Upasna Singh" w:date="2026-04-22T15:38:00Z" w16du:dateUtc="2026-04-22T13:38:00Z">
            <w:rPr>
              <w:rFonts w:ascii="Times New Roman" w:eastAsia="Times New Roman" w:hAnsi="Times New Roman" w:cs="Times New Roman"/>
              <w:b/>
              <w:bCs/>
              <w:sz w:val="24"/>
              <w:szCs w:val="24"/>
              <w:lang w:eastAsia="en-GB"/>
            </w:rPr>
          </w:rPrChange>
        </w:rPr>
        <w:t xml:space="preserve"> </w:t>
      </w:r>
      <w:r w:rsidRPr="0059364C">
        <w:rPr>
          <w:rFonts w:ascii="Arial" w:eastAsia="Times New Roman" w:hAnsi="Arial" w:cs="Arial"/>
          <w:sz w:val="24"/>
          <w:szCs w:val="24"/>
          <w:lang w:val="en-ZA" w:eastAsia="en-GB"/>
          <w:rPrChange w:id="64" w:author="Upasna Singh" w:date="2026-04-22T15:38:00Z" w16du:dateUtc="2026-04-22T13:38:00Z">
            <w:rPr>
              <w:rFonts w:ascii="Times New Roman" w:eastAsia="Times New Roman" w:hAnsi="Times New Roman" w:cs="Times New Roman"/>
              <w:b/>
              <w:bCs/>
              <w:sz w:val="24"/>
              <w:szCs w:val="24"/>
              <w:lang w:val="en-ZA" w:eastAsia="en-GB"/>
            </w:rPr>
          </w:rPrChange>
        </w:rPr>
        <w:t xml:space="preserve">to evaluate whether point-of-care testing and immediate treatment of confirmed BV, in the absence of STIs, with 400 mg MDZ twice per day for 7 days reduces the rates of recurrent or persistent BV in South African women aged 18 to 45 years who were either HIV positive or negative. The study included 4 visits; screening/enrolment, day 8, day 16, and day 24. Participants who are enrolled received treatment with Metronidazole 400mg orally twice per day for 7 days. Participants who showed BV persistence at day 8 were then treated with </w:t>
      </w:r>
      <w:r w:rsidRPr="0059364C">
        <w:rPr>
          <w:rFonts w:ascii="Arial" w:eastAsia="Times New Roman" w:hAnsi="Arial" w:cs="Arial"/>
          <w:sz w:val="24"/>
          <w:szCs w:val="24"/>
          <w:lang w:val="en-ZA" w:eastAsia="en-GB"/>
          <w:rPrChange w:id="65" w:author="Upasna Singh" w:date="2026-04-22T15:38:00Z" w16du:dateUtc="2026-04-22T13:38:00Z">
            <w:rPr>
              <w:rFonts w:ascii="Arial" w:eastAsia="Times New Roman" w:hAnsi="Arial" w:cs="Arial"/>
              <w:b/>
              <w:bCs/>
              <w:sz w:val="24"/>
              <w:szCs w:val="24"/>
              <w:lang w:val="en-ZA" w:eastAsia="en-GB"/>
            </w:rPr>
          </w:rPrChange>
        </w:rPr>
        <w:t>clindamycin 2%</w:t>
      </w:r>
      <w:r w:rsidR="00C02AA4" w:rsidRPr="0059364C">
        <w:rPr>
          <w:rFonts w:ascii="Arial" w:eastAsia="Times New Roman" w:hAnsi="Arial" w:cs="Arial"/>
          <w:sz w:val="24"/>
          <w:szCs w:val="24"/>
          <w:lang w:val="en-ZA" w:eastAsia="en-GB"/>
          <w:rPrChange w:id="66" w:author="Upasna Singh" w:date="2026-04-22T15:38:00Z" w16du:dateUtc="2026-04-22T13:38:00Z">
            <w:rPr>
              <w:rFonts w:ascii="Arial" w:eastAsia="Times New Roman" w:hAnsi="Arial" w:cs="Arial"/>
              <w:b/>
              <w:bCs/>
              <w:sz w:val="24"/>
              <w:szCs w:val="24"/>
              <w:lang w:val="en-ZA" w:eastAsia="en-GB"/>
            </w:rPr>
          </w:rPrChange>
        </w:rPr>
        <w:t>.</w:t>
      </w:r>
    </w:p>
    <w:p w14:paraId="071149F1" w14:textId="77777777" w:rsidR="00CD7BFF" w:rsidRPr="0059364C" w:rsidRDefault="00CD7BFF">
      <w:pPr>
        <w:rPr>
          <w:ins w:id="67" w:author="Upasna Singh" w:date="2025-12-02T14:36:00Z" w16du:dateUtc="2025-12-02T12:36:00Z"/>
          <w:rFonts w:ascii="Arial" w:hAnsi="Arial" w:cs="Arial"/>
          <w:sz w:val="24"/>
          <w:szCs w:val="24"/>
          <w:rPrChange w:id="68" w:author="Upasna Singh" w:date="2026-04-22T15:37:00Z" w16du:dateUtc="2026-04-22T13:37:00Z">
            <w:rPr>
              <w:ins w:id="69" w:author="Upasna Singh" w:date="2025-12-02T14:36:00Z" w16du:dateUtc="2025-12-02T12:36:00Z"/>
              <w:rFonts w:asciiTheme="minorHAnsi" w:eastAsiaTheme="minorEastAsia" w:hAnsiTheme="minorHAnsi" w:cstheme="minorBidi"/>
              <w:sz w:val="22"/>
              <w:szCs w:val="22"/>
            </w:rPr>
          </w:rPrChange>
        </w:rPr>
        <w:pPrChange w:id="70" w:author="Upasna Singh" w:date="2025-12-02T16:46:00Z" w16du:dateUtc="2025-12-02T14:46:00Z">
          <w:pPr>
            <w:pStyle w:val="NormalWeb"/>
          </w:pPr>
        </w:pPrChange>
      </w:pPr>
    </w:p>
    <w:p w14:paraId="4802759E" w14:textId="77777777" w:rsidR="0082784F" w:rsidRPr="0059364C" w:rsidRDefault="0082784F">
      <w:pPr>
        <w:rPr>
          <w:rFonts w:ascii="Arial" w:hAnsi="Arial" w:cs="Arial"/>
          <w:sz w:val="24"/>
          <w:szCs w:val="24"/>
        </w:rPr>
        <w:pPrChange w:id="71" w:author="Upasna Singh" w:date="2025-12-02T16:46:00Z" w16du:dateUtc="2025-12-02T14:46:00Z">
          <w:pPr>
            <w:pStyle w:val="Heading2"/>
          </w:pPr>
        </w:pPrChange>
      </w:pPr>
      <w:r w:rsidRPr="0059364C">
        <w:rPr>
          <w:rStyle w:val="Strong"/>
          <w:rFonts w:ascii="Arial" w:hAnsi="Arial" w:cs="Arial"/>
          <w:sz w:val="24"/>
          <w:szCs w:val="24"/>
          <w:rPrChange w:id="72" w:author="Upasna Singh" w:date="2026-04-22T16:13:00Z" w16du:dateUtc="2026-04-22T14:13:00Z">
            <w:rPr>
              <w:rStyle w:val="Strong"/>
            </w:rPr>
          </w:rPrChange>
        </w:rPr>
        <w:t>Participant Screening and Eligibility</w:t>
      </w:r>
    </w:p>
    <w:p w14:paraId="2166F7D5" w14:textId="005AD49A" w:rsidR="0082784F" w:rsidRPr="0059364C" w:rsidRDefault="00C221F6" w:rsidP="0059364C">
      <w:pPr>
        <w:rPr>
          <w:rFonts w:ascii="Arial" w:hAnsi="Arial" w:cs="Arial"/>
          <w:sz w:val="24"/>
          <w:szCs w:val="24"/>
        </w:rPr>
      </w:pPr>
      <w:r w:rsidRPr="0059364C">
        <w:rPr>
          <w:rFonts w:ascii="Arial" w:hAnsi="Arial" w:cs="Arial"/>
          <w:sz w:val="24"/>
          <w:szCs w:val="24"/>
        </w:rPr>
        <w:t xml:space="preserve">Women between the age of 18 to 45 years, of reproductive potential, were recruited and enrolled by the Centre for the AIDS Programme of Research In South Africa (CAPRISA) at the eThekwini Clinical Research Site (ECRS) in KwaZulu-Natal, South Africa. The research site is conveniently situated in Warwick triangle which is a busy transportation and commercial hub in a metropolitan region of Durban. Participants were recruited from the local public-access municipal clinics which offer HIV, TB and STI services, universities or the </w:t>
      </w:r>
      <w:r w:rsidRPr="0059364C">
        <w:rPr>
          <w:rFonts w:ascii="Arial" w:hAnsi="Arial" w:cs="Arial"/>
          <w:sz w:val="24"/>
          <w:szCs w:val="24"/>
        </w:rPr>
        <w:lastRenderedPageBreak/>
        <w:t>general public.</w:t>
      </w:r>
      <w:r w:rsidR="00A51150" w:rsidRPr="0059364C">
        <w:rPr>
          <w:rFonts w:ascii="Arial" w:hAnsi="Arial" w:cs="Arial"/>
          <w:sz w:val="24"/>
          <w:szCs w:val="24"/>
        </w:rPr>
        <w:t xml:space="preserve"> Screening and enrolment was conducted between </w:t>
      </w:r>
      <w:r w:rsidR="00840C5E" w:rsidRPr="0059364C">
        <w:rPr>
          <w:rFonts w:ascii="Arial" w:hAnsi="Arial" w:cs="Arial"/>
          <w:sz w:val="24"/>
          <w:szCs w:val="24"/>
        </w:rPr>
        <w:t>Oct</w:t>
      </w:r>
      <w:r w:rsidR="00BB6CCA" w:rsidRPr="0059364C">
        <w:rPr>
          <w:rFonts w:ascii="Arial" w:hAnsi="Arial" w:cs="Arial"/>
          <w:sz w:val="24"/>
          <w:szCs w:val="24"/>
        </w:rPr>
        <w:t>ober</w:t>
      </w:r>
      <w:r w:rsidR="00840C5E" w:rsidRPr="0059364C">
        <w:rPr>
          <w:rFonts w:ascii="Arial" w:hAnsi="Arial" w:cs="Arial"/>
          <w:sz w:val="24"/>
          <w:szCs w:val="24"/>
        </w:rPr>
        <w:t xml:space="preserve"> 2024 - </w:t>
      </w:r>
      <w:r w:rsidR="00BB6CCA" w:rsidRPr="0059364C">
        <w:rPr>
          <w:rFonts w:ascii="Arial" w:hAnsi="Arial" w:cs="Arial"/>
          <w:sz w:val="24"/>
          <w:szCs w:val="24"/>
        </w:rPr>
        <w:t>September</w:t>
      </w:r>
      <w:r w:rsidR="00840C5E" w:rsidRPr="0059364C">
        <w:rPr>
          <w:rFonts w:ascii="Arial" w:hAnsi="Arial" w:cs="Arial"/>
          <w:sz w:val="24"/>
          <w:szCs w:val="24"/>
        </w:rPr>
        <w:t>2025</w:t>
      </w:r>
      <w:r w:rsidR="00A51150" w:rsidRPr="0059364C">
        <w:rPr>
          <w:rFonts w:ascii="Arial" w:hAnsi="Arial" w:cs="Arial"/>
          <w:sz w:val="24"/>
          <w:szCs w:val="24"/>
        </w:rPr>
        <w:t xml:space="preserve"> A total of </w:t>
      </w:r>
      <w:r w:rsidR="0082784F" w:rsidRPr="0059364C">
        <w:rPr>
          <w:rFonts w:ascii="Arial" w:hAnsi="Arial" w:cs="Arial"/>
          <w:sz w:val="24"/>
          <w:szCs w:val="24"/>
        </w:rPr>
        <w:t>231 women were screened. Inclusion criteria were:</w:t>
      </w:r>
    </w:p>
    <w:p w14:paraId="063E5A29" w14:textId="77777777" w:rsidR="0082784F" w:rsidRPr="0059364C" w:rsidRDefault="0082784F" w:rsidP="0059364C">
      <w:pPr>
        <w:pStyle w:val="ListParagraph"/>
        <w:numPr>
          <w:ilvl w:val="0"/>
          <w:numId w:val="32"/>
        </w:numPr>
        <w:rPr>
          <w:rFonts w:ascii="Arial" w:hAnsi="Arial" w:cs="Arial"/>
          <w:sz w:val="24"/>
          <w:szCs w:val="24"/>
        </w:rPr>
      </w:pPr>
      <w:r w:rsidRPr="0059364C">
        <w:rPr>
          <w:rFonts w:ascii="Arial" w:hAnsi="Arial" w:cs="Arial"/>
          <w:sz w:val="24"/>
          <w:szCs w:val="24"/>
        </w:rPr>
        <w:t>BV-positive by Nugent and/or Amsel criteria</w:t>
      </w:r>
    </w:p>
    <w:p w14:paraId="211577B7" w14:textId="547BDBB3" w:rsidR="0082784F" w:rsidRPr="0059364C" w:rsidRDefault="0082784F" w:rsidP="0059364C">
      <w:pPr>
        <w:pStyle w:val="ListParagraph"/>
        <w:numPr>
          <w:ilvl w:val="0"/>
          <w:numId w:val="32"/>
        </w:numPr>
        <w:rPr>
          <w:rFonts w:ascii="Arial" w:hAnsi="Arial" w:cs="Arial"/>
          <w:sz w:val="24"/>
          <w:szCs w:val="24"/>
        </w:rPr>
      </w:pPr>
      <w:r w:rsidRPr="0059364C">
        <w:rPr>
          <w:rFonts w:ascii="Arial" w:hAnsi="Arial" w:cs="Arial"/>
          <w:sz w:val="24"/>
          <w:szCs w:val="24"/>
        </w:rPr>
        <w:t>Negative for Chlamydia, gonorrhoea, trichomoniasis</w:t>
      </w:r>
      <w:r w:rsidR="00BB6CCA" w:rsidRPr="0059364C">
        <w:rPr>
          <w:rFonts w:ascii="Arial" w:hAnsi="Arial" w:cs="Arial"/>
          <w:sz w:val="24"/>
          <w:szCs w:val="24"/>
        </w:rPr>
        <w:t>, symptomatic candid</w:t>
      </w:r>
      <w:r w:rsidR="00567E7D" w:rsidRPr="0059364C">
        <w:rPr>
          <w:rFonts w:ascii="Arial" w:hAnsi="Arial" w:cs="Arial"/>
          <w:sz w:val="24"/>
          <w:szCs w:val="24"/>
        </w:rPr>
        <w:t>a</w:t>
      </w:r>
    </w:p>
    <w:p w14:paraId="4F9E7063" w14:textId="77777777" w:rsidR="0082784F" w:rsidRPr="0059364C" w:rsidRDefault="0082784F" w:rsidP="0059364C">
      <w:pPr>
        <w:pStyle w:val="ListParagraph"/>
        <w:numPr>
          <w:ilvl w:val="0"/>
          <w:numId w:val="32"/>
        </w:numPr>
        <w:rPr>
          <w:rFonts w:ascii="Arial" w:hAnsi="Arial" w:cs="Arial"/>
          <w:sz w:val="24"/>
          <w:szCs w:val="24"/>
        </w:rPr>
      </w:pPr>
      <w:r w:rsidRPr="0059364C">
        <w:rPr>
          <w:rFonts w:ascii="Arial" w:hAnsi="Arial" w:cs="Arial"/>
          <w:sz w:val="24"/>
          <w:szCs w:val="24"/>
        </w:rPr>
        <w:t>Non-pregnant</w:t>
      </w:r>
    </w:p>
    <w:p w14:paraId="0C4A55B1" w14:textId="77777777" w:rsidR="0082784F" w:rsidRPr="0059364C" w:rsidRDefault="0082784F" w:rsidP="0059364C">
      <w:pPr>
        <w:pStyle w:val="ListParagraph"/>
        <w:numPr>
          <w:ilvl w:val="0"/>
          <w:numId w:val="32"/>
        </w:numPr>
        <w:rPr>
          <w:rFonts w:ascii="Arial" w:hAnsi="Arial" w:cs="Arial"/>
          <w:sz w:val="24"/>
          <w:szCs w:val="24"/>
        </w:rPr>
      </w:pPr>
      <w:r w:rsidRPr="0059364C">
        <w:rPr>
          <w:rFonts w:ascii="Arial" w:hAnsi="Arial" w:cs="Arial"/>
          <w:sz w:val="24"/>
          <w:szCs w:val="24"/>
        </w:rPr>
        <w:t>No antibiotic use within the preceding 7 days</w:t>
      </w:r>
    </w:p>
    <w:p w14:paraId="1AC624F8" w14:textId="77777777" w:rsidR="0082784F" w:rsidRPr="0059364C" w:rsidRDefault="0082784F" w:rsidP="0059364C">
      <w:pPr>
        <w:pStyle w:val="ListParagraph"/>
        <w:numPr>
          <w:ilvl w:val="0"/>
          <w:numId w:val="32"/>
        </w:numPr>
        <w:rPr>
          <w:rFonts w:ascii="Arial" w:hAnsi="Arial" w:cs="Arial"/>
          <w:sz w:val="24"/>
          <w:szCs w:val="24"/>
        </w:rPr>
      </w:pPr>
      <w:r w:rsidRPr="0059364C">
        <w:rPr>
          <w:rFonts w:ascii="Arial" w:hAnsi="Arial" w:cs="Arial"/>
          <w:sz w:val="24"/>
          <w:szCs w:val="24"/>
        </w:rPr>
        <w:t>Age 18–45</w:t>
      </w:r>
    </w:p>
    <w:p w14:paraId="3E850460" w14:textId="77777777" w:rsidR="0082784F" w:rsidRPr="0059364C" w:rsidRDefault="0082784F" w:rsidP="0059364C">
      <w:pPr>
        <w:pStyle w:val="ListParagraph"/>
        <w:numPr>
          <w:ilvl w:val="0"/>
          <w:numId w:val="32"/>
        </w:numPr>
        <w:rPr>
          <w:rFonts w:ascii="Arial" w:hAnsi="Arial" w:cs="Arial"/>
          <w:sz w:val="24"/>
          <w:szCs w:val="24"/>
        </w:rPr>
      </w:pPr>
      <w:r w:rsidRPr="0059364C">
        <w:rPr>
          <w:rFonts w:ascii="Arial" w:hAnsi="Arial" w:cs="Arial"/>
          <w:sz w:val="24"/>
          <w:szCs w:val="24"/>
        </w:rPr>
        <w:t>Able to provide informed consent</w:t>
      </w:r>
    </w:p>
    <w:p w14:paraId="1005BF41" w14:textId="39DB0E77" w:rsidR="0082784F" w:rsidRPr="0059364C" w:rsidRDefault="0082784F" w:rsidP="0059364C">
      <w:pPr>
        <w:pStyle w:val="ListParagraph"/>
        <w:numPr>
          <w:ilvl w:val="0"/>
          <w:numId w:val="32"/>
        </w:numPr>
        <w:rPr>
          <w:rFonts w:ascii="Arial" w:hAnsi="Arial" w:cs="Arial"/>
          <w:sz w:val="24"/>
          <w:szCs w:val="24"/>
        </w:rPr>
      </w:pPr>
      <w:r w:rsidRPr="0059364C">
        <w:rPr>
          <w:rFonts w:ascii="Arial" w:hAnsi="Arial" w:cs="Arial"/>
          <w:sz w:val="24"/>
          <w:szCs w:val="24"/>
        </w:rPr>
        <w:t>Exclusion criteria followed the CAP098 protocol</w:t>
      </w:r>
      <w:r w:rsidR="00567E7D" w:rsidRPr="0059364C">
        <w:rPr>
          <w:rFonts w:ascii="Arial" w:hAnsi="Arial" w:cs="Arial"/>
          <w:sz w:val="24"/>
          <w:szCs w:val="24"/>
        </w:rPr>
        <w:t xml:space="preserve"> and clinical opinion of the investigator</w:t>
      </w:r>
      <w:r w:rsidRPr="0059364C">
        <w:rPr>
          <w:rFonts w:ascii="Arial" w:hAnsi="Arial" w:cs="Arial"/>
          <w:sz w:val="24"/>
          <w:szCs w:val="24"/>
        </w:rPr>
        <w:t>.</w:t>
      </w:r>
    </w:p>
    <w:p w14:paraId="4786D510" w14:textId="77777777" w:rsidR="0082784F" w:rsidRPr="0059364C" w:rsidRDefault="0082784F" w:rsidP="0059364C">
      <w:pPr>
        <w:rPr>
          <w:rFonts w:ascii="Arial" w:hAnsi="Arial" w:cs="Arial"/>
          <w:sz w:val="24"/>
          <w:szCs w:val="24"/>
          <w:rPrChange w:id="73" w:author="Upasna Singh" w:date="2026-04-22T16:13:00Z" w16du:dateUtc="2026-04-22T14:13:00Z">
            <w:rPr>
              <w:b/>
              <w:bCs/>
            </w:rPr>
          </w:rPrChange>
        </w:rPr>
      </w:pPr>
      <w:r w:rsidRPr="0059364C">
        <w:rPr>
          <w:rStyle w:val="Strong"/>
          <w:rFonts w:ascii="Arial" w:hAnsi="Arial" w:cs="Arial"/>
          <w:sz w:val="24"/>
          <w:szCs w:val="24"/>
          <w:rPrChange w:id="74" w:author="Upasna Singh" w:date="2026-04-22T16:13:00Z" w16du:dateUtc="2026-04-22T14:13:00Z">
            <w:rPr>
              <w:rStyle w:val="Strong"/>
            </w:rPr>
          </w:rPrChange>
        </w:rPr>
        <w:t>Enrollment and Treatment Procedures</w:t>
      </w:r>
    </w:p>
    <w:p w14:paraId="5147A645" w14:textId="60D51097" w:rsidR="0082784F" w:rsidRPr="0059364C" w:rsidRDefault="0082784F">
      <w:pPr>
        <w:rPr>
          <w:rFonts w:ascii="Arial" w:hAnsi="Arial" w:cs="Arial"/>
        </w:rPr>
        <w:pPrChange w:id="75" w:author="Upasna Singh" w:date="2025-12-02T16:46:00Z" w16du:dateUtc="2025-12-02T14:46:00Z">
          <w:pPr>
            <w:pStyle w:val="NormalWeb"/>
          </w:pPr>
        </w:pPrChange>
      </w:pPr>
      <w:r w:rsidRPr="0059364C">
        <w:rPr>
          <w:rFonts w:ascii="Arial" w:hAnsi="Arial" w:cs="Arial"/>
          <w:sz w:val="24"/>
          <w:szCs w:val="24"/>
        </w:rPr>
        <w:t>Women diagnosed with BV at screening were enrolled (n=100) and immediately treated with</w:t>
      </w:r>
      <w:r w:rsidR="00C42326" w:rsidRPr="0059364C">
        <w:rPr>
          <w:rStyle w:val="Strong"/>
          <w:rFonts w:ascii="Arial" w:hAnsi="Arial" w:cs="Arial"/>
          <w:b w:val="0"/>
          <w:bCs w:val="0"/>
          <w:sz w:val="24"/>
          <w:szCs w:val="24"/>
        </w:rPr>
        <w:t xml:space="preserve"> o</w:t>
      </w:r>
      <w:r w:rsidRPr="0059364C">
        <w:rPr>
          <w:rStyle w:val="Strong"/>
          <w:rFonts w:ascii="Arial" w:hAnsi="Arial" w:cs="Arial"/>
          <w:b w:val="0"/>
          <w:bCs w:val="0"/>
          <w:sz w:val="24"/>
          <w:szCs w:val="24"/>
        </w:rPr>
        <w:t>ral metronidazole 400 mg twice daily for 7 days</w:t>
      </w:r>
      <w:r w:rsidRPr="0059364C">
        <w:rPr>
          <w:rFonts w:ascii="Arial" w:hAnsi="Arial" w:cs="Arial"/>
          <w:sz w:val="24"/>
          <w:szCs w:val="24"/>
        </w:rPr>
        <w:t>, per protocol.</w:t>
      </w:r>
      <w:r w:rsidR="00C42326" w:rsidRPr="0059364C">
        <w:rPr>
          <w:rFonts w:ascii="Arial" w:hAnsi="Arial" w:cs="Arial"/>
          <w:sz w:val="24"/>
          <w:szCs w:val="24"/>
        </w:rPr>
        <w:t xml:space="preserve"> </w:t>
      </w:r>
      <w:r w:rsidRPr="0059364C">
        <w:rPr>
          <w:rFonts w:ascii="Arial" w:hAnsi="Arial" w:cs="Arial"/>
          <w:sz w:val="24"/>
          <w:szCs w:val="24"/>
        </w:rPr>
        <w:t xml:space="preserve">Follow-up visits occurred at </w:t>
      </w:r>
      <w:r w:rsidRPr="0059364C">
        <w:rPr>
          <w:rStyle w:val="Strong"/>
          <w:rFonts w:ascii="Arial" w:hAnsi="Arial" w:cs="Arial"/>
          <w:b w:val="0"/>
          <w:bCs w:val="0"/>
          <w:sz w:val="24"/>
          <w:szCs w:val="24"/>
        </w:rPr>
        <w:t>Day 8, Day 16, and Day 24</w:t>
      </w:r>
      <w:r w:rsidRPr="0059364C">
        <w:rPr>
          <w:rFonts w:ascii="Arial" w:hAnsi="Arial" w:cs="Arial"/>
          <w:sz w:val="24"/>
          <w:szCs w:val="24"/>
        </w:rPr>
        <w:t>.</w:t>
      </w:r>
      <w:r w:rsidR="00C42326" w:rsidRPr="0059364C">
        <w:rPr>
          <w:rFonts w:ascii="Arial" w:hAnsi="Arial" w:cs="Arial"/>
          <w:sz w:val="24"/>
          <w:szCs w:val="24"/>
        </w:rPr>
        <w:t xml:space="preserve"> </w:t>
      </w:r>
      <w:r w:rsidRPr="0059364C">
        <w:rPr>
          <w:rFonts w:ascii="Arial" w:hAnsi="Arial" w:cs="Arial"/>
          <w:sz w:val="24"/>
          <w:szCs w:val="24"/>
        </w:rPr>
        <w:t xml:space="preserve">Women who remained BV-positive at Day 8 were provided </w:t>
      </w:r>
      <w:r w:rsidRPr="0059364C">
        <w:rPr>
          <w:rStyle w:val="Strong"/>
          <w:rFonts w:ascii="Arial" w:hAnsi="Arial" w:cs="Arial"/>
          <w:b w:val="0"/>
          <w:bCs w:val="0"/>
          <w:sz w:val="24"/>
          <w:szCs w:val="24"/>
        </w:rPr>
        <w:t>intravaginal clindamycin 2% cream once daily for 7 nights</w:t>
      </w:r>
      <w:r w:rsidRPr="0059364C">
        <w:rPr>
          <w:rFonts w:ascii="Arial" w:hAnsi="Arial" w:cs="Arial"/>
          <w:sz w:val="24"/>
          <w:szCs w:val="24"/>
        </w:rPr>
        <w:t>.</w:t>
      </w:r>
      <w:r w:rsidR="006134CB" w:rsidRPr="0059364C">
        <w:rPr>
          <w:rFonts w:ascii="Arial" w:hAnsi="Arial" w:cs="Arial"/>
          <w:sz w:val="24"/>
          <w:szCs w:val="24"/>
        </w:rPr>
        <w:t xml:space="preserve"> BV testing was repeated at days 16 and 24, where treatment was provided as per the national standard-of-care. Participants performed daily self-swabbing, 24 hours after initiating metronidazole at enrolment, up to day 16</w:t>
      </w:r>
      <w:r w:rsidR="0078659E" w:rsidRPr="0059364C">
        <w:rPr>
          <w:rFonts w:ascii="Arial" w:hAnsi="Arial" w:cs="Arial"/>
          <w:sz w:val="24"/>
          <w:szCs w:val="24"/>
        </w:rPr>
        <w:t xml:space="preserve"> post-enrolment.</w:t>
      </w:r>
    </w:p>
    <w:p w14:paraId="44C29815" w14:textId="77777777" w:rsidR="0082784F" w:rsidRPr="0059364C" w:rsidRDefault="0082784F">
      <w:pPr>
        <w:rPr>
          <w:rFonts w:ascii="Arial" w:hAnsi="Arial" w:cs="Arial"/>
          <w:sz w:val="24"/>
          <w:szCs w:val="24"/>
        </w:rPr>
        <w:pPrChange w:id="76" w:author="Upasna Singh" w:date="2025-12-02T16:46:00Z" w16du:dateUtc="2025-12-02T14:46:00Z">
          <w:pPr>
            <w:pStyle w:val="Heading2"/>
          </w:pPr>
        </w:pPrChange>
      </w:pPr>
      <w:r w:rsidRPr="0059364C">
        <w:rPr>
          <w:rStyle w:val="Strong"/>
          <w:rFonts w:ascii="Arial" w:hAnsi="Arial" w:cs="Arial"/>
          <w:sz w:val="24"/>
          <w:szCs w:val="24"/>
          <w:rPrChange w:id="77" w:author="Upasna Singh" w:date="2026-04-22T16:14:00Z" w16du:dateUtc="2026-04-22T14:14:00Z">
            <w:rPr>
              <w:rStyle w:val="Strong"/>
            </w:rPr>
          </w:rPrChange>
        </w:rPr>
        <w:t>BV Diagnosis and Definitions</w:t>
      </w:r>
    </w:p>
    <w:p w14:paraId="0FA40B54" w14:textId="5D8418EA" w:rsidR="00B427C0" w:rsidRPr="0059364C" w:rsidRDefault="00B427C0">
      <w:pPr>
        <w:rPr>
          <w:rFonts w:ascii="Arial" w:hAnsi="Arial" w:cs="Arial"/>
        </w:rPr>
        <w:pPrChange w:id="78" w:author="Upasna Singh" w:date="2025-12-02T16:46:00Z" w16du:dateUtc="2025-12-02T14:46:00Z">
          <w:pPr>
            <w:pStyle w:val="NormalWeb"/>
          </w:pPr>
        </w:pPrChange>
      </w:pPr>
      <w:r w:rsidRPr="0059364C">
        <w:rPr>
          <w:rFonts w:ascii="Arial" w:hAnsi="Arial" w:cs="Arial"/>
          <w:sz w:val="24"/>
          <w:szCs w:val="24"/>
        </w:rPr>
        <w:t xml:space="preserve">The diagnosis of BV is based on </w:t>
      </w:r>
      <w:r w:rsidR="009E13C8" w:rsidRPr="0059364C">
        <w:rPr>
          <w:rFonts w:ascii="Arial" w:hAnsi="Arial" w:cs="Arial"/>
          <w:sz w:val="24"/>
          <w:szCs w:val="24"/>
        </w:rPr>
        <w:t>clinical findings</w:t>
      </w:r>
      <w:r w:rsidR="00D31489" w:rsidRPr="0059364C">
        <w:rPr>
          <w:rFonts w:ascii="Arial" w:hAnsi="Arial" w:cs="Arial"/>
          <w:sz w:val="24"/>
          <w:szCs w:val="24"/>
        </w:rPr>
        <w:t xml:space="preserve"> with Nugent score</w:t>
      </w:r>
      <w:r w:rsidRPr="0059364C">
        <w:rPr>
          <w:rFonts w:ascii="Arial" w:hAnsi="Arial" w:cs="Arial"/>
          <w:sz w:val="24"/>
          <w:szCs w:val="24"/>
        </w:rPr>
        <w:t xml:space="preserve">, </w:t>
      </w:r>
      <w:r w:rsidR="007F02A6" w:rsidRPr="0059364C">
        <w:rPr>
          <w:rFonts w:ascii="Arial" w:hAnsi="Arial" w:cs="Arial"/>
          <w:sz w:val="24"/>
          <w:szCs w:val="24"/>
        </w:rPr>
        <w:t xml:space="preserve">or Nugent score and Amsel </w:t>
      </w:r>
      <w:r w:rsidRPr="0059364C">
        <w:rPr>
          <w:rFonts w:ascii="Arial" w:hAnsi="Arial" w:cs="Arial"/>
          <w:sz w:val="24"/>
          <w:szCs w:val="24"/>
        </w:rPr>
        <w:t>criteria</w:t>
      </w:r>
      <w:r w:rsidR="007F02A6" w:rsidRPr="0059364C">
        <w:rPr>
          <w:rFonts w:ascii="Arial" w:hAnsi="Arial" w:cs="Arial"/>
          <w:sz w:val="24"/>
          <w:szCs w:val="24"/>
        </w:rPr>
        <w:t xml:space="preserve"> combined</w:t>
      </w:r>
      <w:r w:rsidRPr="0059364C">
        <w:rPr>
          <w:rFonts w:ascii="Arial" w:hAnsi="Arial" w:cs="Arial"/>
          <w:sz w:val="24"/>
          <w:szCs w:val="24"/>
        </w:rPr>
        <w:t xml:space="preserve">. Nugent score is calculated by assessing for the presence of large Gram-positive rods (Lactobacillus morphotypes; decrease in Lactobacillus scored as 0 to 4), small Gram-variable rods (Gardnerella vaginalis morphotypes; scored as 0 to 4), and curved Gram-variable rods (Mobiluncus spp. morphotypes; scored as 0 to 2). A score of 4 to 6 in symptomatic subjects and a score of 7 to 10 in asymptomatic persons is consistent with BV without culture. </w:t>
      </w:r>
    </w:p>
    <w:p w14:paraId="37096485" w14:textId="16D3BC06" w:rsidR="003222F4" w:rsidRPr="0059364C" w:rsidRDefault="003222F4">
      <w:pPr>
        <w:rPr>
          <w:rFonts w:ascii="Arial" w:hAnsi="Arial" w:cs="Arial"/>
        </w:rPr>
        <w:pPrChange w:id="79" w:author="Upasna Singh" w:date="2025-12-02T16:46:00Z" w16du:dateUtc="2025-12-02T14:46:00Z">
          <w:pPr>
            <w:pStyle w:val="NormalWeb"/>
          </w:pPr>
        </w:pPrChange>
      </w:pPr>
      <w:r w:rsidRPr="0059364C">
        <w:rPr>
          <w:rFonts w:ascii="Arial" w:hAnsi="Arial" w:cs="Arial"/>
          <w:sz w:val="24"/>
          <w:szCs w:val="24"/>
        </w:rPr>
        <w:t>At least three of the following four characteristics are required to be present by Amsel criteria: a uniform, thin, whitish, and yellow discharge, wet mount microscopy of clue cells , a vaginal fluid pH of &gt; 4.5 when placing the discharge on litmus paper, presence of fishy odour after adding 10% potassium hydroxide (KOH) solution to wet mount - commonly known as “whiff test.”</w:t>
      </w:r>
    </w:p>
    <w:p w14:paraId="4634856C" w14:textId="22DFD016" w:rsidR="00932E03" w:rsidRPr="0059364C" w:rsidRDefault="00FB528C" w:rsidP="0059364C">
      <w:pPr>
        <w:rPr>
          <w:rFonts w:ascii="Arial" w:hAnsi="Arial" w:cs="Arial"/>
          <w:sz w:val="24"/>
          <w:szCs w:val="24"/>
        </w:rPr>
      </w:pPr>
      <w:r w:rsidRPr="0059364C">
        <w:rPr>
          <w:rFonts w:ascii="Arial" w:hAnsi="Arial" w:cs="Arial"/>
          <w:sz w:val="24"/>
          <w:szCs w:val="24"/>
        </w:rPr>
        <w:t xml:space="preserve">BV clearance was </w:t>
      </w:r>
      <w:r w:rsidR="00CD6BB3" w:rsidRPr="0059364C">
        <w:rPr>
          <w:rFonts w:ascii="Arial" w:hAnsi="Arial" w:cs="Arial"/>
          <w:sz w:val="24"/>
          <w:szCs w:val="24"/>
        </w:rPr>
        <w:t>determined by</w:t>
      </w:r>
      <w:r w:rsidRPr="0059364C">
        <w:rPr>
          <w:rFonts w:ascii="Arial" w:hAnsi="Arial" w:cs="Arial"/>
          <w:sz w:val="24"/>
          <w:szCs w:val="24"/>
        </w:rPr>
        <w:t xml:space="preserve"> Nugent scoring of 0 – 3 or Amsel criteria</w:t>
      </w:r>
      <w:r w:rsidR="00CD6BB3" w:rsidRPr="0059364C">
        <w:rPr>
          <w:rFonts w:ascii="Arial" w:hAnsi="Arial" w:cs="Arial"/>
          <w:sz w:val="24"/>
          <w:szCs w:val="24"/>
        </w:rPr>
        <w:t xml:space="preserve"> of &lt; than three factors. </w:t>
      </w:r>
      <w:r w:rsidR="00B61E93" w:rsidRPr="0059364C">
        <w:rPr>
          <w:rFonts w:ascii="Arial" w:hAnsi="Arial" w:cs="Arial"/>
          <w:sz w:val="24"/>
          <w:szCs w:val="24"/>
        </w:rPr>
        <w:t xml:space="preserve">BV persistence was defined as a Nugent score of </w:t>
      </w:r>
      <w:r w:rsidR="006A67FB" w:rsidRPr="0059364C">
        <w:rPr>
          <w:rFonts w:ascii="Arial" w:hAnsi="Arial" w:cs="Arial"/>
          <w:sz w:val="24"/>
          <w:szCs w:val="24"/>
        </w:rPr>
        <w:t>4 – 10</w:t>
      </w:r>
      <w:r w:rsidR="00F15533" w:rsidRPr="0059364C">
        <w:rPr>
          <w:rFonts w:ascii="Arial" w:hAnsi="Arial" w:cs="Arial"/>
          <w:sz w:val="24"/>
          <w:szCs w:val="24"/>
        </w:rPr>
        <w:t>, with or without symptoms or Amsel criteria of</w:t>
      </w:r>
      <w:r w:rsidR="00932E03" w:rsidRPr="0059364C">
        <w:rPr>
          <w:rFonts w:ascii="Arial" w:hAnsi="Arial" w:cs="Arial"/>
          <w:sz w:val="24"/>
          <w:szCs w:val="24"/>
        </w:rPr>
        <w:t xml:space="preserve"> ≥3 at follow-up. BV recurrence was </w:t>
      </w:r>
      <w:r w:rsidR="00932E03" w:rsidRPr="0059364C">
        <w:rPr>
          <w:rFonts w:ascii="Arial" w:hAnsi="Arial" w:cs="Arial"/>
          <w:sz w:val="24"/>
          <w:szCs w:val="24"/>
        </w:rPr>
        <w:lastRenderedPageBreak/>
        <w:t>defined as BV clearance at prior visit followed by BV at next visit.</w:t>
      </w:r>
      <w:r w:rsidR="00932E03" w:rsidRPr="0059364C">
        <w:rPr>
          <w:rFonts w:ascii="Arial" w:hAnsi="Arial" w:cs="Arial"/>
          <w:sz w:val="24"/>
          <w:szCs w:val="24"/>
        </w:rPr>
        <w:br/>
      </w:r>
    </w:p>
    <w:p w14:paraId="78CC0C3D" w14:textId="77777777" w:rsidR="0082784F" w:rsidRPr="0059364C" w:rsidRDefault="0082784F" w:rsidP="0059364C">
      <w:pPr>
        <w:rPr>
          <w:ins w:id="80" w:author="Upasna Singh" w:date="2026-04-22T16:33:00Z" w16du:dateUtc="2026-04-22T14:33:00Z"/>
          <w:rStyle w:val="Strong"/>
          <w:rFonts w:ascii="Arial" w:hAnsi="Arial" w:cs="Arial"/>
          <w:sz w:val="24"/>
          <w:szCs w:val="24"/>
        </w:rPr>
      </w:pPr>
      <w:r w:rsidRPr="0059364C">
        <w:rPr>
          <w:rStyle w:val="Strong"/>
          <w:rFonts w:ascii="Arial" w:hAnsi="Arial" w:cs="Arial"/>
          <w:sz w:val="24"/>
          <w:szCs w:val="24"/>
          <w:rPrChange w:id="81" w:author="Upasna Singh" w:date="2026-04-22T15:37:00Z" w16du:dateUtc="2026-04-22T13:37:00Z">
            <w:rPr>
              <w:rStyle w:val="Strong"/>
            </w:rPr>
          </w:rPrChange>
        </w:rPr>
        <w:t>Statistical Analysis</w:t>
      </w:r>
    </w:p>
    <w:p w14:paraId="5E32B449" w14:textId="0FE3C06F" w:rsidR="004030B7" w:rsidRPr="0059364C" w:rsidRDefault="00BF40F9" w:rsidP="0059364C">
      <w:pPr>
        <w:rPr>
          <w:rFonts w:ascii="Arial" w:hAnsi="Arial" w:cs="Arial"/>
          <w:sz w:val="24"/>
          <w:szCs w:val="24"/>
        </w:rPr>
      </w:pPr>
      <w:r w:rsidRPr="0059364C">
        <w:rPr>
          <w:rFonts w:ascii="Arial" w:hAnsi="Arial" w:cs="Arial"/>
          <w:sz w:val="24"/>
          <w:szCs w:val="24"/>
        </w:rPr>
        <w:t xml:space="preserve">Study data was entered into a secured REDCap database as live data entry. All records </w:t>
      </w:r>
      <w:r w:rsidR="00EA61DF" w:rsidRPr="0059364C">
        <w:rPr>
          <w:rFonts w:ascii="Arial" w:hAnsi="Arial" w:cs="Arial"/>
          <w:sz w:val="24"/>
          <w:szCs w:val="24"/>
        </w:rPr>
        <w:t>were</w:t>
      </w:r>
      <w:r w:rsidRPr="0059364C">
        <w:rPr>
          <w:rFonts w:ascii="Arial" w:hAnsi="Arial" w:cs="Arial"/>
          <w:sz w:val="24"/>
          <w:szCs w:val="24"/>
        </w:rPr>
        <w:t xml:space="preserve"> single entry and </w:t>
      </w:r>
      <w:r w:rsidR="008339E0" w:rsidRPr="0059364C">
        <w:rPr>
          <w:rFonts w:ascii="Arial" w:hAnsi="Arial" w:cs="Arial"/>
          <w:sz w:val="24"/>
          <w:szCs w:val="24"/>
        </w:rPr>
        <w:t>underwent a two-tiered quality control.</w:t>
      </w:r>
      <w:r w:rsidRPr="0059364C">
        <w:rPr>
          <w:rFonts w:ascii="Arial" w:hAnsi="Arial" w:cs="Arial"/>
          <w:sz w:val="24"/>
          <w:szCs w:val="24"/>
        </w:rPr>
        <w:t xml:space="preserve"> </w:t>
      </w:r>
      <w:r w:rsidR="008339E0" w:rsidRPr="0059364C">
        <w:rPr>
          <w:rFonts w:ascii="Arial" w:hAnsi="Arial" w:cs="Arial"/>
          <w:sz w:val="24"/>
          <w:szCs w:val="24"/>
        </w:rPr>
        <w:t xml:space="preserve">Data was then </w:t>
      </w:r>
      <w:r w:rsidR="00F55AD7" w:rsidRPr="0059364C">
        <w:rPr>
          <w:rFonts w:ascii="Arial" w:hAnsi="Arial" w:cs="Arial"/>
          <w:sz w:val="24"/>
          <w:szCs w:val="24"/>
        </w:rPr>
        <w:t xml:space="preserve">analyzed using </w:t>
      </w:r>
      <w:commentRangeStart w:id="82"/>
      <w:commentRangeStart w:id="83"/>
      <w:r w:rsidR="00EF42C6">
        <w:rPr>
          <w:rFonts w:ascii="Arial" w:hAnsi="Arial" w:cs="Arial"/>
          <w:sz w:val="24"/>
          <w:szCs w:val="24"/>
        </w:rPr>
        <w:t>R</w:t>
      </w:r>
      <w:r w:rsidR="00B94B5B">
        <w:rPr>
          <w:rFonts w:ascii="Arial" w:hAnsi="Arial" w:cs="Arial"/>
          <w:sz w:val="24"/>
          <w:szCs w:val="24"/>
        </w:rPr>
        <w:t xml:space="preserve"> </w:t>
      </w:r>
      <w:r w:rsidR="00CC09C2">
        <w:rPr>
          <w:rFonts w:ascii="Arial" w:hAnsi="Arial" w:cs="Arial"/>
          <w:sz w:val="24"/>
          <w:szCs w:val="24"/>
        </w:rPr>
        <w:t>version</w:t>
      </w:r>
      <w:r w:rsidR="000F491B">
        <w:rPr>
          <w:rFonts w:ascii="Arial" w:hAnsi="Arial" w:cs="Arial"/>
          <w:sz w:val="24"/>
          <w:szCs w:val="24"/>
        </w:rPr>
        <w:t xml:space="preserve"> 4.5.3</w:t>
      </w:r>
      <w:commentRangeEnd w:id="82"/>
      <w:r w:rsidR="00EA12AD">
        <w:rPr>
          <w:rStyle w:val="CommentReference"/>
          <w:rFonts w:ascii="Arial" w:hAnsi="Arial" w:cs="Arial"/>
          <w:sz w:val="24"/>
          <w:szCs w:val="24"/>
        </w:rPr>
        <w:commentReference w:id="82"/>
      </w:r>
      <w:commentRangeEnd w:id="83"/>
      <w:r w:rsidR="001D315B">
        <w:rPr>
          <w:rStyle w:val="CommentReference"/>
          <w:rFonts w:ascii="Arial" w:hAnsi="Arial" w:cs="Arial"/>
          <w:sz w:val="24"/>
          <w:szCs w:val="24"/>
        </w:rPr>
        <w:commentReference w:id="83"/>
      </w:r>
      <w:r w:rsidR="00690A26">
        <w:rPr>
          <w:rFonts w:ascii="Arial" w:hAnsi="Arial" w:cs="Arial"/>
          <w:sz w:val="24"/>
          <w:szCs w:val="24"/>
        </w:rPr>
        <w:t>.</w:t>
      </w:r>
    </w:p>
    <w:p w14:paraId="46FE7101" w14:textId="3E2DD660" w:rsidR="0082784F" w:rsidRPr="0059364C" w:rsidRDefault="0082784F" w:rsidP="0059364C">
      <w:pPr>
        <w:rPr>
          <w:rFonts w:ascii="Arial" w:hAnsi="Arial" w:cs="Arial"/>
          <w:sz w:val="24"/>
          <w:szCs w:val="24"/>
        </w:rPr>
      </w:pPr>
      <w:r w:rsidRPr="0059364C">
        <w:rPr>
          <w:rFonts w:ascii="Arial" w:hAnsi="Arial" w:cs="Arial"/>
          <w:sz w:val="24"/>
          <w:szCs w:val="24"/>
        </w:rPr>
        <w:t>We</w:t>
      </w:r>
      <w:r w:rsidR="00EA12AD" w:rsidRPr="0059364C">
        <w:rPr>
          <w:rFonts w:ascii="Arial" w:hAnsi="Arial" w:cs="Arial"/>
          <w:sz w:val="24"/>
          <w:szCs w:val="24"/>
        </w:rPr>
        <w:t xml:space="preserve"> </w:t>
      </w:r>
      <w:r w:rsidRPr="0059364C">
        <w:rPr>
          <w:rFonts w:ascii="Arial" w:hAnsi="Arial" w:cs="Arial"/>
          <w:sz w:val="24"/>
          <w:szCs w:val="24"/>
        </w:rPr>
        <w:t xml:space="preserve">calculated proportions of participants with persistence, clearance, and recurrence at each </w:t>
      </w:r>
      <w:r w:rsidR="00EA12AD" w:rsidRPr="0059364C">
        <w:rPr>
          <w:rFonts w:ascii="Arial" w:hAnsi="Arial" w:cs="Arial"/>
          <w:sz w:val="24"/>
          <w:szCs w:val="24"/>
        </w:rPr>
        <w:t xml:space="preserve">study </w:t>
      </w:r>
      <w:r w:rsidRPr="0059364C">
        <w:rPr>
          <w:rFonts w:ascii="Arial" w:hAnsi="Arial" w:cs="Arial"/>
          <w:sz w:val="24"/>
          <w:szCs w:val="24"/>
        </w:rPr>
        <w:t xml:space="preserve">timepoint. Baseline characteristics </w:t>
      </w:r>
      <w:r w:rsidR="00277191" w:rsidRPr="0059364C">
        <w:rPr>
          <w:rFonts w:ascii="Arial" w:hAnsi="Arial" w:cs="Arial"/>
          <w:sz w:val="24"/>
          <w:szCs w:val="24"/>
        </w:rPr>
        <w:t>of enrolled participants</w:t>
      </w:r>
      <w:r w:rsidR="006D5E9D" w:rsidRPr="0059364C">
        <w:rPr>
          <w:rFonts w:ascii="Arial" w:hAnsi="Arial" w:cs="Arial"/>
          <w:sz w:val="24"/>
          <w:szCs w:val="24"/>
        </w:rPr>
        <w:t xml:space="preserve"> were described </w:t>
      </w:r>
      <w:r w:rsidRPr="0059364C">
        <w:rPr>
          <w:rFonts w:ascii="Arial" w:hAnsi="Arial" w:cs="Arial"/>
          <w:sz w:val="24"/>
          <w:szCs w:val="24"/>
        </w:rPr>
        <w:t>to contextualize clinical severity.</w:t>
      </w:r>
    </w:p>
    <w:p w14:paraId="5D7D182D" w14:textId="77777777" w:rsidR="00B24BCF" w:rsidRPr="0059364C" w:rsidRDefault="00B24BCF" w:rsidP="0059364C">
      <w:pPr>
        <w:rPr>
          <w:rFonts w:ascii="Arial" w:hAnsi="Arial" w:cs="Arial"/>
          <w:sz w:val="24"/>
          <w:szCs w:val="24"/>
        </w:rPr>
      </w:pPr>
    </w:p>
    <w:p w14:paraId="76BA2942" w14:textId="77777777" w:rsidR="0082784F" w:rsidRPr="0059364C" w:rsidRDefault="0082784F" w:rsidP="0059364C">
      <w:pPr>
        <w:rPr>
          <w:rFonts w:ascii="Arial" w:hAnsi="Arial" w:cs="Arial"/>
          <w:sz w:val="24"/>
          <w:szCs w:val="24"/>
          <w:rPrChange w:id="84" w:author="Upasna Singh" w:date="2026-04-22T16:41:00Z" w16du:dateUtc="2026-04-22T14:41:00Z">
            <w:rPr>
              <w:b/>
              <w:bCs/>
            </w:rPr>
          </w:rPrChange>
        </w:rPr>
      </w:pPr>
      <w:r w:rsidRPr="0059364C">
        <w:rPr>
          <w:rStyle w:val="Strong"/>
          <w:rFonts w:ascii="Arial" w:hAnsi="Arial" w:cs="Arial"/>
          <w:sz w:val="24"/>
          <w:szCs w:val="24"/>
          <w:rPrChange w:id="85" w:author="Upasna Singh" w:date="2026-04-22T16:41:00Z" w16du:dateUtc="2026-04-22T14:41:00Z">
            <w:rPr>
              <w:rStyle w:val="Strong"/>
            </w:rPr>
          </w:rPrChange>
        </w:rPr>
        <w:t>Results</w:t>
      </w:r>
    </w:p>
    <w:p w14:paraId="5ECDC488" w14:textId="77777777" w:rsidR="0082784F" w:rsidRPr="0059364C" w:rsidRDefault="0082784F" w:rsidP="0059364C">
      <w:pPr>
        <w:rPr>
          <w:rFonts w:ascii="Arial" w:hAnsi="Arial" w:cs="Arial"/>
          <w:sz w:val="24"/>
          <w:szCs w:val="24"/>
          <w:rPrChange w:id="86" w:author="Upasna Singh" w:date="2026-04-22T16:41:00Z" w16du:dateUtc="2026-04-22T14:41:00Z">
            <w:rPr>
              <w:b/>
              <w:bCs/>
            </w:rPr>
          </w:rPrChange>
        </w:rPr>
      </w:pPr>
      <w:r w:rsidRPr="0059364C">
        <w:rPr>
          <w:rStyle w:val="Strong"/>
          <w:rFonts w:ascii="Arial" w:hAnsi="Arial" w:cs="Arial"/>
          <w:sz w:val="24"/>
          <w:szCs w:val="24"/>
          <w:rPrChange w:id="87" w:author="Upasna Singh" w:date="2026-04-22T16:41:00Z" w16du:dateUtc="2026-04-22T14:41:00Z">
            <w:rPr>
              <w:rStyle w:val="Strong"/>
            </w:rPr>
          </w:rPrChange>
        </w:rPr>
        <w:t>Enrollment and Follow-up</w:t>
      </w:r>
    </w:p>
    <w:p w14:paraId="16F9837B" w14:textId="6D1061E0" w:rsidR="0082784F" w:rsidRPr="0059364C" w:rsidRDefault="0082784F" w:rsidP="0059364C">
      <w:pPr>
        <w:rPr>
          <w:rFonts w:ascii="Arial" w:hAnsi="Arial" w:cs="Arial"/>
          <w:sz w:val="24"/>
          <w:szCs w:val="24"/>
        </w:rPr>
      </w:pPr>
      <w:r w:rsidRPr="0059364C">
        <w:rPr>
          <w:rFonts w:ascii="Arial" w:hAnsi="Arial" w:cs="Arial"/>
          <w:sz w:val="24"/>
          <w:szCs w:val="24"/>
        </w:rPr>
        <w:t xml:space="preserve">Of 231 women screened, </w:t>
      </w:r>
      <w:r w:rsidRPr="0059364C">
        <w:rPr>
          <w:rStyle w:val="Strong"/>
          <w:rFonts w:ascii="Arial" w:hAnsi="Arial" w:cs="Arial"/>
          <w:b w:val="0"/>
          <w:bCs w:val="0"/>
          <w:sz w:val="24"/>
          <w:szCs w:val="24"/>
        </w:rPr>
        <w:t>100 were enrolled</w:t>
      </w:r>
      <w:r w:rsidRPr="0059364C">
        <w:rPr>
          <w:rFonts w:ascii="Arial" w:hAnsi="Arial" w:cs="Arial"/>
          <w:sz w:val="24"/>
          <w:szCs w:val="24"/>
        </w:rPr>
        <w:t xml:space="preserve"> and </w:t>
      </w:r>
      <w:r w:rsidR="006D5E9D" w:rsidRPr="0059364C">
        <w:rPr>
          <w:rFonts w:ascii="Arial" w:hAnsi="Arial" w:cs="Arial"/>
          <w:sz w:val="24"/>
          <w:szCs w:val="24"/>
        </w:rPr>
        <w:t xml:space="preserve">97 </w:t>
      </w:r>
      <w:r w:rsidRPr="0059364C">
        <w:rPr>
          <w:rFonts w:ascii="Arial" w:hAnsi="Arial" w:cs="Arial"/>
          <w:sz w:val="24"/>
          <w:szCs w:val="24"/>
        </w:rPr>
        <w:t>completed</w:t>
      </w:r>
      <w:r w:rsidR="006D5E9D" w:rsidRPr="0059364C">
        <w:rPr>
          <w:rFonts w:ascii="Arial" w:hAnsi="Arial" w:cs="Arial"/>
          <w:sz w:val="24"/>
          <w:szCs w:val="24"/>
        </w:rPr>
        <w:t xml:space="preserve"> all</w:t>
      </w:r>
      <w:r w:rsidRPr="0059364C">
        <w:rPr>
          <w:rFonts w:ascii="Arial" w:hAnsi="Arial" w:cs="Arial"/>
          <w:sz w:val="24"/>
          <w:szCs w:val="24"/>
        </w:rPr>
        <w:t xml:space="preserve"> follow-up evaluations.</w:t>
      </w:r>
      <w:r w:rsidR="006D5E9D" w:rsidRPr="0059364C">
        <w:rPr>
          <w:rFonts w:ascii="Arial" w:hAnsi="Arial" w:cs="Arial"/>
          <w:sz w:val="24"/>
          <w:szCs w:val="24"/>
        </w:rPr>
        <w:t xml:space="preserve"> Three participants were lost-to-follow-up by day-24 of the study.</w:t>
      </w:r>
      <w:r w:rsidRPr="0059364C">
        <w:rPr>
          <w:rFonts w:ascii="Arial" w:hAnsi="Arial" w:cs="Arial"/>
          <w:sz w:val="24"/>
          <w:szCs w:val="24"/>
        </w:rPr>
        <w:t xml:space="preserve"> All participants received oral metronidazole </w:t>
      </w:r>
      <w:r w:rsidR="006D5E9D" w:rsidRPr="0059364C">
        <w:rPr>
          <w:rFonts w:ascii="Arial" w:hAnsi="Arial" w:cs="Arial"/>
          <w:sz w:val="24"/>
          <w:szCs w:val="24"/>
        </w:rPr>
        <w:t xml:space="preserve">at enrolment (Day 0) </w:t>
      </w:r>
      <w:r w:rsidRPr="0059364C">
        <w:rPr>
          <w:rFonts w:ascii="Arial" w:hAnsi="Arial" w:cs="Arial"/>
          <w:sz w:val="24"/>
          <w:szCs w:val="24"/>
        </w:rPr>
        <w:t xml:space="preserve">and had BV status </w:t>
      </w:r>
      <w:r w:rsidR="006D5E9D" w:rsidRPr="0059364C">
        <w:rPr>
          <w:rFonts w:ascii="Arial" w:hAnsi="Arial" w:cs="Arial"/>
          <w:sz w:val="24"/>
          <w:szCs w:val="24"/>
        </w:rPr>
        <w:t xml:space="preserve">was </w:t>
      </w:r>
      <w:r w:rsidRPr="0059364C">
        <w:rPr>
          <w:rFonts w:ascii="Arial" w:hAnsi="Arial" w:cs="Arial"/>
          <w:sz w:val="24"/>
          <w:szCs w:val="24"/>
        </w:rPr>
        <w:t>assessed at Days 8, 16, and 24.</w:t>
      </w:r>
    </w:p>
    <w:p w14:paraId="7D35B2A3" w14:textId="77777777" w:rsidR="0082784F" w:rsidRPr="0059364C" w:rsidRDefault="0082784F" w:rsidP="0059364C">
      <w:pPr>
        <w:rPr>
          <w:rStyle w:val="Strong"/>
          <w:rFonts w:ascii="Arial" w:hAnsi="Arial" w:cs="Arial"/>
          <w:b w:val="0"/>
          <w:bCs w:val="0"/>
          <w:sz w:val="24"/>
          <w:szCs w:val="24"/>
        </w:rPr>
      </w:pPr>
      <w:r w:rsidRPr="0059364C">
        <w:rPr>
          <w:rStyle w:val="Strong"/>
          <w:rFonts w:ascii="Arial" w:hAnsi="Arial" w:cs="Arial"/>
          <w:sz w:val="24"/>
          <w:szCs w:val="24"/>
          <w:rPrChange w:id="88" w:author="Upasna Singh" w:date="2026-04-22T16:43:00Z" w16du:dateUtc="2026-04-22T14:43:00Z">
            <w:rPr>
              <w:rStyle w:val="Strong"/>
            </w:rPr>
          </w:rPrChange>
        </w:rPr>
        <w:t>Baseline Characteristics</w:t>
      </w:r>
    </w:p>
    <w:p w14:paraId="08DBE900" w14:textId="77777777" w:rsidR="00435AD9" w:rsidRPr="0059364C" w:rsidRDefault="00435AD9" w:rsidP="0059364C">
      <w:pPr>
        <w:rPr>
          <w:rFonts w:ascii="Arial" w:hAnsi="Arial" w:cs="Arial"/>
          <w:sz w:val="24"/>
          <w:szCs w:val="24"/>
        </w:rPr>
      </w:pPr>
    </w:p>
    <w:p w14:paraId="59816155" w14:textId="77777777" w:rsidR="00F56E7E" w:rsidRPr="0059364C" w:rsidRDefault="00F56E7E" w:rsidP="0059364C">
      <w:pPr>
        <w:rPr>
          <w:rFonts w:ascii="Arial" w:eastAsia="Times New Roman" w:hAnsi="Arial" w:cs="Arial"/>
          <w:color w:val="212121"/>
          <w:sz w:val="24"/>
          <w:szCs w:val="24"/>
        </w:rPr>
      </w:pPr>
      <w:r w:rsidRPr="0059364C">
        <w:rPr>
          <w:rFonts w:ascii="Arial" w:eastAsia="Times New Roman" w:hAnsi="Arial" w:cs="Arial"/>
          <w:color w:val="212121"/>
          <w:sz w:val="24"/>
          <w:szCs w:val="24"/>
        </w:rPr>
        <w:t>A total of 100 participants were enrolled in the CAP098 study, all of whom were female (100%) and identified as African (100%), indicating a demographically homogeneous cohort.</w:t>
      </w:r>
    </w:p>
    <w:p w14:paraId="537FDA3C" w14:textId="43A39DCE" w:rsidR="00F56E7E" w:rsidRPr="0059364C" w:rsidRDefault="00F56E7E" w:rsidP="0059364C">
      <w:pPr>
        <w:rPr>
          <w:rFonts w:ascii="Arial" w:eastAsia="Times New Roman" w:hAnsi="Arial" w:cs="Arial"/>
          <w:color w:val="212121"/>
          <w:sz w:val="24"/>
          <w:szCs w:val="24"/>
        </w:rPr>
      </w:pPr>
      <w:r w:rsidRPr="0059364C">
        <w:rPr>
          <w:rFonts w:ascii="Arial" w:eastAsia="Times New Roman" w:hAnsi="Arial" w:cs="Arial"/>
          <w:color w:val="212121"/>
          <w:sz w:val="24"/>
          <w:szCs w:val="24"/>
        </w:rPr>
        <w:t>The mean age of participants was 30 years (SD = 6), with a median age of 29 years (IQR: 25–35</w:t>
      </w:r>
      <w:r w:rsidR="005B715D" w:rsidRPr="0059364C">
        <w:rPr>
          <w:rFonts w:ascii="Arial" w:eastAsia="Times New Roman" w:hAnsi="Arial" w:cs="Arial"/>
          <w:color w:val="212121"/>
          <w:sz w:val="24"/>
          <w:szCs w:val="24"/>
        </w:rPr>
        <w:t xml:space="preserve">), </w:t>
      </w:r>
      <w:r w:rsidRPr="0059364C">
        <w:rPr>
          <w:rFonts w:ascii="Arial" w:eastAsia="Times New Roman" w:hAnsi="Arial" w:cs="Arial"/>
          <w:color w:val="212121"/>
          <w:sz w:val="24"/>
          <w:szCs w:val="24"/>
        </w:rPr>
        <w:t>reflecting a predominantly young adult population.</w:t>
      </w:r>
    </w:p>
    <w:p w14:paraId="6AE42043" w14:textId="1783B303" w:rsidR="00F56E7E" w:rsidRPr="0059364C" w:rsidRDefault="007C280B" w:rsidP="0059364C">
      <w:pPr>
        <w:rPr>
          <w:rFonts w:ascii="Arial" w:eastAsia="Times New Roman" w:hAnsi="Arial" w:cs="Arial"/>
          <w:color w:val="212121"/>
          <w:sz w:val="24"/>
          <w:szCs w:val="24"/>
        </w:rPr>
      </w:pPr>
      <w:r w:rsidRPr="0059364C">
        <w:rPr>
          <w:rFonts w:ascii="Arial" w:eastAsia="Times New Roman" w:hAnsi="Arial" w:cs="Arial"/>
          <w:color w:val="212121"/>
          <w:sz w:val="24"/>
          <w:szCs w:val="24"/>
        </w:rPr>
        <w:t>Within this cohort, 65 women</w:t>
      </w:r>
      <w:r w:rsidR="00F56E7E" w:rsidRPr="0059364C">
        <w:rPr>
          <w:rFonts w:ascii="Arial" w:eastAsia="Times New Roman" w:hAnsi="Arial" w:cs="Arial"/>
          <w:color w:val="212121"/>
          <w:sz w:val="24"/>
          <w:szCs w:val="24"/>
        </w:rPr>
        <w:t xml:space="preserve"> had completed secondary school (65%), followed by </w:t>
      </w:r>
      <w:r w:rsidRPr="0059364C">
        <w:rPr>
          <w:rFonts w:ascii="Arial" w:eastAsia="Times New Roman" w:hAnsi="Arial" w:cs="Arial"/>
          <w:color w:val="212121"/>
          <w:sz w:val="24"/>
          <w:szCs w:val="24"/>
        </w:rPr>
        <w:t>32 (</w:t>
      </w:r>
      <w:r w:rsidR="00F56E7E" w:rsidRPr="0059364C">
        <w:rPr>
          <w:rFonts w:ascii="Arial" w:eastAsia="Times New Roman" w:hAnsi="Arial" w:cs="Arial"/>
          <w:color w:val="212121"/>
          <w:sz w:val="24"/>
          <w:szCs w:val="24"/>
        </w:rPr>
        <w:t>32%</w:t>
      </w:r>
      <w:r w:rsidRPr="0059364C">
        <w:rPr>
          <w:rFonts w:ascii="Arial" w:eastAsia="Times New Roman" w:hAnsi="Arial" w:cs="Arial"/>
          <w:color w:val="212121"/>
          <w:sz w:val="24"/>
          <w:szCs w:val="24"/>
        </w:rPr>
        <w:t>)</w:t>
      </w:r>
      <w:r w:rsidR="00F56E7E" w:rsidRPr="0059364C">
        <w:rPr>
          <w:rFonts w:ascii="Arial" w:eastAsia="Times New Roman" w:hAnsi="Arial" w:cs="Arial"/>
          <w:color w:val="212121"/>
          <w:sz w:val="24"/>
          <w:szCs w:val="24"/>
        </w:rPr>
        <w:t xml:space="preserve"> who had attained tertiary education. A small proportion</w:t>
      </w:r>
      <w:r w:rsidRPr="0059364C">
        <w:rPr>
          <w:rFonts w:ascii="Arial" w:eastAsia="Times New Roman" w:hAnsi="Arial" w:cs="Arial"/>
          <w:color w:val="212121"/>
          <w:sz w:val="24"/>
          <w:szCs w:val="24"/>
        </w:rPr>
        <w:t xml:space="preserve"> 3</w:t>
      </w:r>
      <w:r w:rsidR="00F56E7E" w:rsidRPr="0059364C">
        <w:rPr>
          <w:rFonts w:ascii="Arial" w:eastAsia="Times New Roman" w:hAnsi="Arial" w:cs="Arial"/>
          <w:color w:val="212121"/>
          <w:sz w:val="24"/>
          <w:szCs w:val="24"/>
        </w:rPr>
        <w:t xml:space="preserve"> (3%) reported only primary school education</w:t>
      </w:r>
      <w:r w:rsidR="00EB43C0" w:rsidRPr="0059364C">
        <w:rPr>
          <w:rFonts w:ascii="Arial" w:eastAsia="Times New Roman" w:hAnsi="Arial" w:cs="Arial"/>
          <w:color w:val="212121"/>
          <w:sz w:val="24"/>
          <w:szCs w:val="24"/>
        </w:rPr>
        <w:t xml:space="preserve">. </w:t>
      </w:r>
    </w:p>
    <w:p w14:paraId="4CB69CD4" w14:textId="11412475" w:rsidR="00F56E7E" w:rsidRPr="0059364C" w:rsidRDefault="005A759C" w:rsidP="0059364C">
      <w:pPr>
        <w:rPr>
          <w:rFonts w:ascii="Arial" w:eastAsia="Times New Roman" w:hAnsi="Arial" w:cs="Arial"/>
          <w:color w:val="212121"/>
          <w:sz w:val="24"/>
          <w:szCs w:val="24"/>
        </w:rPr>
      </w:pPr>
      <w:r w:rsidRPr="0059364C">
        <w:rPr>
          <w:rFonts w:ascii="Arial" w:eastAsia="Times New Roman" w:hAnsi="Arial" w:cs="Arial"/>
          <w:color w:val="212121"/>
          <w:sz w:val="24"/>
          <w:szCs w:val="24"/>
        </w:rPr>
        <w:t>T</w:t>
      </w:r>
      <w:r w:rsidR="00F56E7E" w:rsidRPr="0059364C">
        <w:rPr>
          <w:rFonts w:ascii="Arial" w:eastAsia="Times New Roman" w:hAnsi="Arial" w:cs="Arial"/>
          <w:color w:val="212121"/>
          <w:sz w:val="24"/>
          <w:szCs w:val="24"/>
        </w:rPr>
        <w:t xml:space="preserve">he most common source of income was </w:t>
      </w:r>
      <w:r w:rsidR="00EE5417" w:rsidRPr="0059364C">
        <w:rPr>
          <w:rFonts w:ascii="Arial" w:eastAsia="Times New Roman" w:hAnsi="Arial" w:cs="Arial"/>
          <w:color w:val="212121"/>
          <w:sz w:val="24"/>
          <w:szCs w:val="24"/>
        </w:rPr>
        <w:t xml:space="preserve">obtained from </w:t>
      </w:r>
      <w:r w:rsidR="00F56E7E" w:rsidRPr="0059364C">
        <w:rPr>
          <w:rFonts w:ascii="Arial" w:eastAsia="Times New Roman" w:hAnsi="Arial" w:cs="Arial"/>
          <w:color w:val="212121"/>
          <w:sz w:val="24"/>
          <w:szCs w:val="24"/>
        </w:rPr>
        <w:t xml:space="preserve">social grants (41%), followed by family support (29%). </w:t>
      </w:r>
      <w:r w:rsidR="00B61F36" w:rsidRPr="0059364C">
        <w:rPr>
          <w:rFonts w:ascii="Arial" w:eastAsia="Times New Roman" w:hAnsi="Arial" w:cs="Arial"/>
          <w:color w:val="212121"/>
          <w:sz w:val="24"/>
          <w:szCs w:val="24"/>
        </w:rPr>
        <w:t>Only 11% and 10</w:t>
      </w:r>
      <w:r w:rsidR="00986F3E" w:rsidRPr="0059364C">
        <w:rPr>
          <w:rFonts w:ascii="Arial" w:eastAsia="Times New Roman" w:hAnsi="Arial" w:cs="Arial"/>
          <w:color w:val="212121"/>
          <w:sz w:val="24"/>
          <w:szCs w:val="24"/>
        </w:rPr>
        <w:t xml:space="preserve">% of </w:t>
      </w:r>
      <w:r w:rsidR="00F56E7E" w:rsidRPr="0059364C">
        <w:rPr>
          <w:rFonts w:ascii="Arial" w:eastAsia="Times New Roman" w:hAnsi="Arial" w:cs="Arial"/>
          <w:color w:val="212121"/>
          <w:sz w:val="24"/>
          <w:szCs w:val="24"/>
        </w:rPr>
        <w:t xml:space="preserve">participants reported being employed part-time </w:t>
      </w:r>
      <w:r w:rsidR="00986F3E" w:rsidRPr="0059364C">
        <w:rPr>
          <w:rFonts w:ascii="Arial" w:eastAsia="Times New Roman" w:hAnsi="Arial" w:cs="Arial"/>
          <w:color w:val="212121"/>
          <w:sz w:val="24"/>
          <w:szCs w:val="24"/>
        </w:rPr>
        <w:t xml:space="preserve">and </w:t>
      </w:r>
      <w:r w:rsidR="00F56E7E" w:rsidRPr="0059364C">
        <w:rPr>
          <w:rFonts w:ascii="Arial" w:eastAsia="Times New Roman" w:hAnsi="Arial" w:cs="Arial"/>
          <w:color w:val="212121"/>
          <w:sz w:val="24"/>
          <w:szCs w:val="24"/>
        </w:rPr>
        <w:t>self-employed</w:t>
      </w:r>
      <w:r w:rsidR="00F65145" w:rsidRPr="0059364C">
        <w:rPr>
          <w:rFonts w:ascii="Arial" w:eastAsia="Times New Roman" w:hAnsi="Arial" w:cs="Arial"/>
          <w:color w:val="212121"/>
          <w:sz w:val="24"/>
          <w:szCs w:val="24"/>
        </w:rPr>
        <w:t>, respectively</w:t>
      </w:r>
      <w:r w:rsidR="00F56E7E" w:rsidRPr="0059364C">
        <w:rPr>
          <w:rFonts w:ascii="Arial" w:eastAsia="Times New Roman" w:hAnsi="Arial" w:cs="Arial"/>
          <w:color w:val="212121"/>
          <w:sz w:val="24"/>
          <w:szCs w:val="24"/>
        </w:rPr>
        <w:t>. Notably, 4% of participants reported having no income. Full-time employment was reported by only 3% of participants, while 2% indicated financial support from a partner.</w:t>
      </w:r>
    </w:p>
    <w:p w14:paraId="11A91008" w14:textId="5124C975" w:rsidR="0006016C" w:rsidRDefault="00D86502" w:rsidP="0059364C">
      <w:pPr>
        <w:rPr>
          <w:rFonts w:ascii="Arial" w:hAnsi="Arial" w:cs="Arial"/>
          <w:sz w:val="24"/>
          <w:szCs w:val="24"/>
        </w:rPr>
      </w:pPr>
      <w:r w:rsidRPr="0059364C">
        <w:rPr>
          <w:rFonts w:ascii="Arial" w:hAnsi="Arial" w:cs="Arial"/>
          <w:sz w:val="24"/>
          <w:szCs w:val="24"/>
        </w:rPr>
        <w:lastRenderedPageBreak/>
        <w:t xml:space="preserve">Women living with HIV </w:t>
      </w:r>
      <w:r w:rsidR="002F44E0" w:rsidRPr="0059364C">
        <w:rPr>
          <w:rFonts w:ascii="Arial" w:hAnsi="Arial" w:cs="Arial"/>
          <w:sz w:val="24"/>
          <w:szCs w:val="24"/>
        </w:rPr>
        <w:t>attributed to 19% of this cohort</w:t>
      </w:r>
      <w:r w:rsidR="00680D81" w:rsidRPr="0059364C">
        <w:rPr>
          <w:rFonts w:ascii="Arial" w:hAnsi="Arial" w:cs="Arial"/>
          <w:sz w:val="24"/>
          <w:szCs w:val="24"/>
        </w:rPr>
        <w:t>,</w:t>
      </w:r>
      <w:r w:rsidR="002F44E0" w:rsidRPr="0059364C">
        <w:rPr>
          <w:rFonts w:ascii="Arial" w:hAnsi="Arial" w:cs="Arial"/>
          <w:sz w:val="24"/>
          <w:szCs w:val="24"/>
        </w:rPr>
        <w:t xml:space="preserve"> while</w:t>
      </w:r>
      <w:r w:rsidR="00680D81" w:rsidRPr="0059364C">
        <w:rPr>
          <w:rFonts w:ascii="Arial" w:hAnsi="Arial" w:cs="Arial"/>
          <w:sz w:val="24"/>
          <w:szCs w:val="24"/>
        </w:rPr>
        <w:t xml:space="preserve"> 81% </w:t>
      </w:r>
      <w:r w:rsidRPr="0059364C">
        <w:rPr>
          <w:rFonts w:ascii="Arial" w:hAnsi="Arial" w:cs="Arial"/>
          <w:sz w:val="24"/>
          <w:szCs w:val="24"/>
        </w:rPr>
        <w:t>were HIV negative</w:t>
      </w:r>
      <w:r w:rsidR="002F44E0" w:rsidRPr="0059364C">
        <w:rPr>
          <w:rFonts w:ascii="Arial" w:hAnsi="Arial" w:cs="Arial"/>
          <w:sz w:val="24"/>
          <w:szCs w:val="24"/>
        </w:rPr>
        <w:t>.</w:t>
      </w:r>
    </w:p>
    <w:p w14:paraId="439CE44F" w14:textId="77777777" w:rsidR="0059364C" w:rsidRPr="0059364C" w:rsidRDefault="0059364C" w:rsidP="0059364C">
      <w:pPr>
        <w:rPr>
          <w:rFonts w:ascii="Arial" w:hAnsi="Arial" w:cs="Arial"/>
          <w:sz w:val="24"/>
          <w:szCs w:val="24"/>
          <w:rPrChange w:id="89" w:author="Upasna Singh" w:date="2026-04-22T16:43:00Z" w16du:dateUtc="2026-04-22T14:43:00Z">
            <w:rPr>
              <w:b/>
              <w:bCs/>
            </w:rPr>
          </w:rPrChange>
        </w:rPr>
      </w:pPr>
    </w:p>
    <w:p w14:paraId="30970E00" w14:textId="5D1A881C" w:rsidR="00E72245" w:rsidRPr="0059364C" w:rsidRDefault="00E72245" w:rsidP="0059364C">
      <w:pPr>
        <w:rPr>
          <w:rFonts w:ascii="Arial" w:hAnsi="Arial" w:cs="Arial"/>
          <w:b/>
          <w:bCs/>
          <w:sz w:val="24"/>
          <w:szCs w:val="24"/>
        </w:rPr>
      </w:pPr>
      <w:r w:rsidRPr="0059364C">
        <w:rPr>
          <w:rFonts w:ascii="Arial" w:hAnsi="Arial" w:cs="Arial"/>
          <w:b/>
          <w:bCs/>
          <w:sz w:val="24"/>
          <w:szCs w:val="24"/>
        </w:rPr>
        <w:t xml:space="preserve">Table 1. Sociodemographic factors </w:t>
      </w:r>
      <w:r w:rsidR="0065113C" w:rsidRPr="0059364C">
        <w:rPr>
          <w:rFonts w:ascii="Arial" w:hAnsi="Arial" w:cs="Arial"/>
          <w:b/>
          <w:bCs/>
          <w:sz w:val="24"/>
          <w:szCs w:val="24"/>
        </w:rPr>
        <w:t xml:space="preserve">and </w:t>
      </w:r>
      <w:commentRangeStart w:id="90"/>
      <w:commentRangeStart w:id="91"/>
      <w:r w:rsidR="0065113C" w:rsidRPr="0059364C">
        <w:rPr>
          <w:rFonts w:ascii="Arial" w:hAnsi="Arial" w:cs="Arial"/>
          <w:b/>
          <w:bCs/>
          <w:sz w:val="24"/>
          <w:szCs w:val="24"/>
        </w:rPr>
        <w:t xml:space="preserve">personal </w:t>
      </w:r>
      <w:commentRangeEnd w:id="90"/>
      <w:r w:rsidR="0065113C" w:rsidRPr="0059364C">
        <w:rPr>
          <w:rStyle w:val="CommentReference"/>
          <w:rFonts w:ascii="Arial" w:hAnsi="Arial" w:cs="Arial"/>
          <w:b/>
          <w:bCs/>
          <w:sz w:val="24"/>
          <w:szCs w:val="24"/>
        </w:rPr>
        <w:commentReference w:id="90"/>
      </w:r>
      <w:commentRangeEnd w:id="91"/>
      <w:r w:rsidR="009F28E0" w:rsidRPr="0059364C">
        <w:rPr>
          <w:rStyle w:val="CommentReference"/>
          <w:rFonts w:ascii="Arial" w:hAnsi="Arial" w:cs="Arial"/>
          <w:b/>
          <w:bCs/>
          <w:sz w:val="24"/>
          <w:szCs w:val="24"/>
        </w:rPr>
        <w:commentReference w:id="91"/>
      </w:r>
      <w:r w:rsidR="0065113C" w:rsidRPr="0059364C">
        <w:rPr>
          <w:rFonts w:ascii="Arial" w:hAnsi="Arial" w:cs="Arial"/>
          <w:b/>
          <w:bCs/>
          <w:sz w:val="24"/>
          <w:szCs w:val="24"/>
        </w:rPr>
        <w:t xml:space="preserve">history </w:t>
      </w:r>
      <w:r w:rsidRPr="0059364C">
        <w:rPr>
          <w:rFonts w:ascii="Arial" w:hAnsi="Arial" w:cs="Arial"/>
          <w:b/>
          <w:bCs/>
          <w:sz w:val="24"/>
          <w:szCs w:val="24"/>
        </w:rPr>
        <w:t>of women enrolled into the CAP098 study:</w:t>
      </w:r>
    </w:p>
    <w:tbl>
      <w:tblPr>
        <w:tblW w:w="5000" w:type="pct"/>
        <w:jc w:val="center"/>
        <w:tblLook w:val="0420" w:firstRow="1" w:lastRow="0" w:firstColumn="0" w:lastColumn="0" w:noHBand="0" w:noVBand="1"/>
      </w:tblPr>
      <w:tblGrid>
        <w:gridCol w:w="3424"/>
        <w:gridCol w:w="971"/>
        <w:gridCol w:w="1935"/>
        <w:gridCol w:w="2310"/>
      </w:tblGrid>
      <w:tr w:rsidR="00666FF7" w:rsidRPr="0059364C" w14:paraId="13781FE0" w14:textId="77777777" w:rsidTr="00C27F7B">
        <w:trPr>
          <w:tblHeader/>
          <w:jc w:val="center"/>
        </w:trPr>
        <w:tc>
          <w:tcPr>
            <w:tcW w:w="1981" w:type="pct"/>
            <w:shd w:val="clear" w:color="auto" w:fill="FFFFFF"/>
            <w:tcMar>
              <w:top w:w="0" w:type="dxa"/>
              <w:left w:w="0" w:type="dxa"/>
              <w:bottom w:w="0" w:type="dxa"/>
              <w:right w:w="0" w:type="dxa"/>
            </w:tcMar>
            <w:vAlign w:val="center"/>
          </w:tcPr>
          <w:p w14:paraId="5E3A05B7" w14:textId="0A7EEC2A" w:rsidR="00E72245" w:rsidRPr="00C27F7B" w:rsidRDefault="00666FF7" w:rsidP="00E225DB">
            <w:pPr>
              <w:spacing w:after="0"/>
              <w:rPr>
                <w:rFonts w:ascii="Arial" w:eastAsia="Helvetica" w:hAnsi="Arial" w:cs="Arial"/>
                <w:b/>
                <w:bCs/>
                <w:color w:val="000000"/>
                <w:sz w:val="24"/>
                <w:szCs w:val="24"/>
              </w:rPr>
            </w:pPr>
            <w:r w:rsidRPr="00C27F7B">
              <w:rPr>
                <w:rFonts w:ascii="Arial" w:eastAsia="Helvetica" w:hAnsi="Arial" w:cs="Arial"/>
                <w:b/>
                <w:bCs/>
                <w:color w:val="000000"/>
                <w:sz w:val="24"/>
                <w:szCs w:val="24"/>
              </w:rPr>
              <w:t>Sociodemographic factors</w:t>
            </w:r>
          </w:p>
        </w:tc>
        <w:tc>
          <w:tcPr>
            <w:tcW w:w="562" w:type="pct"/>
            <w:shd w:val="clear" w:color="auto" w:fill="FFFFFF"/>
            <w:tcMar>
              <w:top w:w="0" w:type="dxa"/>
              <w:left w:w="0" w:type="dxa"/>
              <w:bottom w:w="0" w:type="dxa"/>
              <w:right w:w="0" w:type="dxa"/>
            </w:tcMar>
            <w:vAlign w:val="center"/>
          </w:tcPr>
          <w:p w14:paraId="72FA2ED8" w14:textId="77777777" w:rsidR="00E72245" w:rsidRPr="00E225DB" w:rsidRDefault="00E72245" w:rsidP="00E225DB">
            <w:pPr>
              <w:spacing w:after="0"/>
              <w:rPr>
                <w:rFonts w:ascii="Arial" w:eastAsia="Helvetica" w:hAnsi="Arial" w:cs="Arial"/>
                <w:b/>
                <w:bCs/>
                <w:color w:val="000000"/>
                <w:sz w:val="24"/>
                <w:szCs w:val="24"/>
              </w:rPr>
            </w:pPr>
            <w:r w:rsidRPr="00E225DB">
              <w:rPr>
                <w:rFonts w:ascii="Arial" w:eastAsia="Helvetica" w:hAnsi="Arial" w:cs="Arial"/>
                <w:b/>
                <w:bCs/>
                <w:color w:val="000000"/>
                <w:sz w:val="24"/>
                <w:szCs w:val="24"/>
              </w:rPr>
              <w:t>N</w:t>
            </w:r>
          </w:p>
        </w:tc>
        <w:tc>
          <w:tcPr>
            <w:tcW w:w="1120" w:type="pct"/>
            <w:shd w:val="clear" w:color="auto" w:fill="FFFFFF"/>
            <w:tcMar>
              <w:top w:w="0" w:type="dxa"/>
              <w:left w:w="0" w:type="dxa"/>
              <w:bottom w:w="0" w:type="dxa"/>
              <w:right w:w="0" w:type="dxa"/>
            </w:tcMar>
            <w:vAlign w:val="center"/>
          </w:tcPr>
          <w:p w14:paraId="49E94433" w14:textId="77777777" w:rsidR="00B73D66" w:rsidRPr="00E225DB" w:rsidRDefault="00E72245" w:rsidP="00E225DB">
            <w:pPr>
              <w:spacing w:after="0"/>
              <w:rPr>
                <w:rFonts w:ascii="Arial" w:eastAsia="Helvetica" w:hAnsi="Arial" w:cs="Arial"/>
                <w:b/>
                <w:bCs/>
                <w:color w:val="000000"/>
                <w:sz w:val="24"/>
                <w:szCs w:val="24"/>
              </w:rPr>
            </w:pPr>
            <w:r w:rsidRPr="00E225DB">
              <w:rPr>
                <w:rFonts w:ascii="Arial" w:eastAsia="Helvetica" w:hAnsi="Arial" w:cs="Arial"/>
                <w:b/>
                <w:bCs/>
                <w:color w:val="000000"/>
                <w:sz w:val="24"/>
                <w:szCs w:val="24"/>
              </w:rPr>
              <w:t>Enrolled</w:t>
            </w:r>
          </w:p>
          <w:p w14:paraId="02E40DDB" w14:textId="7CDDD340" w:rsidR="00E72245" w:rsidRPr="00E225DB" w:rsidRDefault="00E72245" w:rsidP="00E225DB">
            <w:pPr>
              <w:spacing w:after="0"/>
              <w:rPr>
                <w:rFonts w:ascii="Arial" w:eastAsia="Helvetica" w:hAnsi="Arial" w:cs="Arial"/>
                <w:b/>
                <w:bCs/>
                <w:color w:val="000000"/>
                <w:sz w:val="24"/>
                <w:szCs w:val="24"/>
              </w:rPr>
            </w:pPr>
            <w:r w:rsidRPr="00E225DB">
              <w:rPr>
                <w:rFonts w:ascii="Arial" w:eastAsia="Helvetica" w:hAnsi="Arial" w:cs="Arial"/>
                <w:b/>
                <w:bCs/>
                <w:color w:val="000000"/>
                <w:sz w:val="24"/>
                <w:szCs w:val="24"/>
              </w:rPr>
              <w:t>N = 100</w:t>
            </w:r>
            <w:r w:rsidR="00B73D66" w:rsidRPr="00E225DB">
              <w:rPr>
                <w:rFonts w:ascii="Arial" w:eastAsia="Helvetica" w:hAnsi="Arial" w:cs="Arial"/>
                <w:b/>
                <w:bCs/>
                <w:color w:val="000000"/>
                <w:sz w:val="24"/>
                <w:szCs w:val="24"/>
              </w:rPr>
              <w:t xml:space="preserve">, </w:t>
            </w:r>
            <w:r w:rsidRPr="00E225DB">
              <w:rPr>
                <w:rFonts w:ascii="Arial" w:eastAsia="Helvetica" w:hAnsi="Arial" w:cs="Arial"/>
                <w:b/>
                <w:bCs/>
                <w:color w:val="000000"/>
                <w:sz w:val="24"/>
                <w:szCs w:val="24"/>
              </w:rPr>
              <w:t>n (%)</w:t>
            </w:r>
            <w:r w:rsidRPr="00E225DB">
              <w:rPr>
                <w:rFonts w:ascii="Arial" w:eastAsia="Helvetica" w:hAnsi="Arial" w:cs="Arial"/>
                <w:b/>
                <w:bCs/>
                <w:color w:val="000000"/>
                <w:sz w:val="24"/>
                <w:szCs w:val="24"/>
                <w:vertAlign w:val="superscript"/>
              </w:rPr>
              <w:t>1</w:t>
            </w:r>
          </w:p>
        </w:tc>
        <w:tc>
          <w:tcPr>
            <w:tcW w:w="1337" w:type="pct"/>
            <w:shd w:val="clear" w:color="auto" w:fill="FFFFFF"/>
            <w:tcMar>
              <w:top w:w="0" w:type="dxa"/>
              <w:left w:w="0" w:type="dxa"/>
              <w:bottom w:w="0" w:type="dxa"/>
              <w:right w:w="0" w:type="dxa"/>
            </w:tcMar>
            <w:vAlign w:val="center"/>
          </w:tcPr>
          <w:p w14:paraId="304ED0E8" w14:textId="77777777" w:rsidR="00B73D66" w:rsidRPr="00E225DB" w:rsidRDefault="00E72245" w:rsidP="00E225DB">
            <w:pPr>
              <w:spacing w:after="0"/>
              <w:rPr>
                <w:rFonts w:ascii="Arial" w:eastAsia="Helvetica" w:hAnsi="Arial" w:cs="Arial"/>
                <w:b/>
                <w:bCs/>
                <w:color w:val="000000"/>
                <w:sz w:val="24"/>
                <w:szCs w:val="24"/>
              </w:rPr>
            </w:pPr>
            <w:r w:rsidRPr="00E225DB">
              <w:rPr>
                <w:rFonts w:ascii="Arial" w:eastAsia="Helvetica" w:hAnsi="Arial" w:cs="Arial"/>
                <w:b/>
                <w:bCs/>
                <w:color w:val="000000"/>
                <w:sz w:val="24"/>
                <w:szCs w:val="24"/>
              </w:rPr>
              <w:t>Overall</w:t>
            </w:r>
          </w:p>
          <w:p w14:paraId="01F447EE" w14:textId="19286418" w:rsidR="00E72245" w:rsidRPr="00E225DB" w:rsidRDefault="00E72245" w:rsidP="00E225DB">
            <w:pPr>
              <w:spacing w:after="0"/>
              <w:rPr>
                <w:rFonts w:ascii="Arial" w:eastAsia="Helvetica" w:hAnsi="Arial" w:cs="Arial"/>
                <w:b/>
                <w:bCs/>
                <w:color w:val="000000"/>
                <w:sz w:val="24"/>
                <w:szCs w:val="24"/>
              </w:rPr>
            </w:pPr>
            <w:r w:rsidRPr="00E225DB">
              <w:rPr>
                <w:rFonts w:ascii="Arial" w:eastAsia="Helvetica" w:hAnsi="Arial" w:cs="Arial"/>
                <w:b/>
                <w:bCs/>
                <w:color w:val="000000"/>
                <w:sz w:val="24"/>
                <w:szCs w:val="24"/>
              </w:rPr>
              <w:t>N = 100</w:t>
            </w:r>
            <w:r w:rsidR="00B73D66" w:rsidRPr="00E225DB">
              <w:rPr>
                <w:rFonts w:ascii="Arial" w:eastAsia="Helvetica" w:hAnsi="Arial" w:cs="Arial"/>
                <w:b/>
                <w:bCs/>
                <w:color w:val="000000"/>
                <w:sz w:val="24"/>
                <w:szCs w:val="24"/>
              </w:rPr>
              <w:t xml:space="preserve">, </w:t>
            </w:r>
            <w:r w:rsidRPr="00E225DB">
              <w:rPr>
                <w:rFonts w:ascii="Arial" w:eastAsia="Helvetica" w:hAnsi="Arial" w:cs="Arial"/>
                <w:b/>
                <w:bCs/>
                <w:color w:val="000000"/>
                <w:sz w:val="24"/>
                <w:szCs w:val="24"/>
              </w:rPr>
              <w:t>n (%)</w:t>
            </w:r>
            <w:r w:rsidRPr="00E225DB">
              <w:rPr>
                <w:rFonts w:ascii="Arial" w:eastAsia="Helvetica" w:hAnsi="Arial" w:cs="Arial"/>
                <w:b/>
                <w:bCs/>
                <w:color w:val="000000"/>
                <w:sz w:val="24"/>
                <w:szCs w:val="24"/>
                <w:vertAlign w:val="superscript"/>
              </w:rPr>
              <w:t>1</w:t>
            </w:r>
          </w:p>
        </w:tc>
      </w:tr>
      <w:tr w:rsidR="00666FF7" w:rsidRPr="0059364C" w14:paraId="5A96198C" w14:textId="77777777" w:rsidTr="00C27F7B">
        <w:trPr>
          <w:jc w:val="center"/>
        </w:trPr>
        <w:tc>
          <w:tcPr>
            <w:tcW w:w="1981" w:type="pct"/>
            <w:shd w:val="clear" w:color="auto" w:fill="FFFFFF"/>
            <w:tcMar>
              <w:top w:w="0" w:type="dxa"/>
              <w:left w:w="0" w:type="dxa"/>
              <w:bottom w:w="0" w:type="dxa"/>
              <w:right w:w="0" w:type="dxa"/>
            </w:tcMar>
          </w:tcPr>
          <w:p w14:paraId="026B9783" w14:textId="1FDFF93E" w:rsidR="00E72245" w:rsidRPr="00E225DB" w:rsidRDefault="007B6798" w:rsidP="0059364C">
            <w:pPr>
              <w:rPr>
                <w:rFonts w:ascii="Arial" w:eastAsia="Helvetica" w:hAnsi="Arial" w:cs="Arial"/>
                <w:i/>
                <w:iCs/>
                <w:color w:val="000000"/>
                <w:sz w:val="24"/>
                <w:szCs w:val="24"/>
              </w:rPr>
            </w:pPr>
            <w:r w:rsidRPr="00E225DB">
              <w:rPr>
                <w:rFonts w:ascii="Arial" w:eastAsia="Helvetica" w:hAnsi="Arial" w:cs="Arial"/>
                <w:b/>
                <w:bCs/>
                <w:color w:val="000000"/>
                <w:sz w:val="24"/>
                <w:szCs w:val="24"/>
              </w:rPr>
              <w:t>Gender:</w:t>
            </w:r>
            <w:r w:rsidRPr="00E225DB">
              <w:rPr>
                <w:rFonts w:ascii="Arial" w:eastAsia="Helvetica" w:hAnsi="Arial" w:cs="Arial"/>
                <w:i/>
                <w:iCs/>
                <w:color w:val="000000"/>
                <w:sz w:val="24"/>
                <w:szCs w:val="24"/>
              </w:rPr>
              <w:t xml:space="preserve"> </w:t>
            </w:r>
            <w:r w:rsidR="00E72245" w:rsidRPr="00E225DB">
              <w:rPr>
                <w:rFonts w:ascii="Arial" w:eastAsia="Helvetica" w:hAnsi="Arial" w:cs="Arial"/>
                <w:i/>
                <w:iCs/>
                <w:color w:val="000000"/>
                <w:sz w:val="24"/>
                <w:szCs w:val="24"/>
              </w:rPr>
              <w:t>Female</w:t>
            </w:r>
          </w:p>
        </w:tc>
        <w:tc>
          <w:tcPr>
            <w:tcW w:w="562" w:type="pct"/>
            <w:shd w:val="clear" w:color="auto" w:fill="FFFFFF"/>
            <w:tcMar>
              <w:top w:w="0" w:type="dxa"/>
              <w:left w:w="0" w:type="dxa"/>
              <w:bottom w:w="0" w:type="dxa"/>
              <w:right w:w="0" w:type="dxa"/>
            </w:tcMar>
          </w:tcPr>
          <w:p w14:paraId="74A01ED9"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1120" w:type="pct"/>
            <w:shd w:val="clear" w:color="auto" w:fill="FFFFFF"/>
            <w:tcMar>
              <w:top w:w="0" w:type="dxa"/>
              <w:left w:w="0" w:type="dxa"/>
              <w:bottom w:w="0" w:type="dxa"/>
              <w:right w:w="0" w:type="dxa"/>
            </w:tcMar>
          </w:tcPr>
          <w:p w14:paraId="3DCC6390"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 (100%)</w:t>
            </w:r>
          </w:p>
        </w:tc>
        <w:tc>
          <w:tcPr>
            <w:tcW w:w="1337" w:type="pct"/>
            <w:shd w:val="clear" w:color="auto" w:fill="FFFFFF"/>
            <w:tcMar>
              <w:top w:w="0" w:type="dxa"/>
              <w:left w:w="0" w:type="dxa"/>
              <w:bottom w:w="0" w:type="dxa"/>
              <w:right w:w="0" w:type="dxa"/>
            </w:tcMar>
          </w:tcPr>
          <w:p w14:paraId="651465E6"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 (100%)</w:t>
            </w:r>
          </w:p>
        </w:tc>
      </w:tr>
      <w:tr w:rsidR="00666FF7" w:rsidRPr="0059364C" w14:paraId="0D131A9A" w14:textId="77777777" w:rsidTr="00C27F7B">
        <w:trPr>
          <w:trHeight w:val="59"/>
          <w:jc w:val="center"/>
        </w:trPr>
        <w:tc>
          <w:tcPr>
            <w:tcW w:w="1981" w:type="pct"/>
            <w:shd w:val="clear" w:color="auto" w:fill="FFFFFF"/>
            <w:tcMar>
              <w:top w:w="0" w:type="dxa"/>
              <w:left w:w="0" w:type="dxa"/>
              <w:bottom w:w="0" w:type="dxa"/>
              <w:right w:w="0" w:type="dxa"/>
            </w:tcMar>
          </w:tcPr>
          <w:p w14:paraId="4B5EE667" w14:textId="1B25D7A4" w:rsidR="00E72245" w:rsidRPr="00E225DB" w:rsidRDefault="007B6798" w:rsidP="0059364C">
            <w:pPr>
              <w:rPr>
                <w:rFonts w:ascii="Arial" w:eastAsia="Helvetica" w:hAnsi="Arial" w:cs="Arial"/>
                <w:i/>
                <w:iCs/>
                <w:color w:val="000000"/>
                <w:sz w:val="24"/>
                <w:szCs w:val="24"/>
              </w:rPr>
            </w:pPr>
            <w:r w:rsidRPr="00E225DB">
              <w:rPr>
                <w:rFonts w:ascii="Arial" w:eastAsia="Helvetica" w:hAnsi="Arial" w:cs="Arial"/>
                <w:b/>
                <w:bCs/>
                <w:color w:val="000000"/>
                <w:sz w:val="24"/>
                <w:szCs w:val="24"/>
              </w:rPr>
              <w:t>Ethnicity</w:t>
            </w:r>
            <w:r w:rsidRPr="00E225DB">
              <w:rPr>
                <w:rFonts w:ascii="Arial" w:eastAsia="Helvetica" w:hAnsi="Arial" w:cs="Arial"/>
                <w:b/>
                <w:bCs/>
                <w:i/>
                <w:iCs/>
                <w:color w:val="000000"/>
                <w:sz w:val="24"/>
                <w:szCs w:val="24"/>
              </w:rPr>
              <w:t>:</w:t>
            </w:r>
            <w:r w:rsidRPr="00E225DB">
              <w:rPr>
                <w:rFonts w:ascii="Arial" w:eastAsia="Helvetica" w:hAnsi="Arial" w:cs="Arial"/>
                <w:i/>
                <w:iCs/>
                <w:color w:val="000000"/>
                <w:sz w:val="24"/>
                <w:szCs w:val="24"/>
              </w:rPr>
              <w:t xml:space="preserve"> </w:t>
            </w:r>
            <w:r w:rsidR="00C36739" w:rsidRPr="00E225DB">
              <w:rPr>
                <w:rFonts w:ascii="Arial" w:eastAsia="Helvetica" w:hAnsi="Arial" w:cs="Arial"/>
                <w:i/>
                <w:iCs/>
                <w:color w:val="000000"/>
                <w:sz w:val="24"/>
                <w:szCs w:val="24"/>
              </w:rPr>
              <w:t>African</w:t>
            </w:r>
          </w:p>
        </w:tc>
        <w:tc>
          <w:tcPr>
            <w:tcW w:w="562" w:type="pct"/>
            <w:shd w:val="clear" w:color="auto" w:fill="FFFFFF"/>
            <w:tcMar>
              <w:top w:w="0" w:type="dxa"/>
              <w:left w:w="0" w:type="dxa"/>
              <w:bottom w:w="0" w:type="dxa"/>
              <w:right w:w="0" w:type="dxa"/>
            </w:tcMar>
          </w:tcPr>
          <w:p w14:paraId="12B9CF65"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1120" w:type="pct"/>
            <w:shd w:val="clear" w:color="auto" w:fill="FFFFFF"/>
            <w:tcMar>
              <w:top w:w="0" w:type="dxa"/>
              <w:left w:w="0" w:type="dxa"/>
              <w:bottom w:w="0" w:type="dxa"/>
              <w:right w:w="0" w:type="dxa"/>
            </w:tcMar>
          </w:tcPr>
          <w:p w14:paraId="7D55FE39"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 (100%)</w:t>
            </w:r>
          </w:p>
        </w:tc>
        <w:tc>
          <w:tcPr>
            <w:tcW w:w="1337" w:type="pct"/>
            <w:shd w:val="clear" w:color="auto" w:fill="FFFFFF"/>
            <w:tcMar>
              <w:top w:w="0" w:type="dxa"/>
              <w:left w:w="0" w:type="dxa"/>
              <w:bottom w:w="0" w:type="dxa"/>
              <w:right w:w="0" w:type="dxa"/>
            </w:tcMar>
          </w:tcPr>
          <w:p w14:paraId="6706DB2C"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 (100%)</w:t>
            </w:r>
          </w:p>
        </w:tc>
      </w:tr>
      <w:tr w:rsidR="00666FF7" w:rsidRPr="0059364C" w14:paraId="5862943C" w14:textId="77777777" w:rsidTr="00C27F7B">
        <w:trPr>
          <w:jc w:val="center"/>
        </w:trPr>
        <w:tc>
          <w:tcPr>
            <w:tcW w:w="1981" w:type="pct"/>
            <w:shd w:val="clear" w:color="auto" w:fill="FFFFFF"/>
            <w:tcMar>
              <w:top w:w="0" w:type="dxa"/>
              <w:left w:w="0" w:type="dxa"/>
              <w:bottom w:w="0" w:type="dxa"/>
              <w:right w:w="0" w:type="dxa"/>
            </w:tcMar>
          </w:tcPr>
          <w:p w14:paraId="30F043D6" w14:textId="25B66213"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b/>
                <w:bCs/>
                <w:color w:val="000000"/>
                <w:sz w:val="24"/>
                <w:szCs w:val="24"/>
              </w:rPr>
              <w:t>Age</w:t>
            </w:r>
            <w:r w:rsidRPr="00E225DB">
              <w:rPr>
                <w:rFonts w:ascii="Arial" w:eastAsia="Helvetica" w:hAnsi="Arial" w:cs="Arial"/>
                <w:b/>
                <w:bCs/>
                <w:i/>
                <w:iCs/>
                <w:color w:val="000000"/>
                <w:sz w:val="24"/>
                <w:szCs w:val="24"/>
              </w:rPr>
              <w:t xml:space="preserve"> </w:t>
            </w:r>
            <w:r w:rsidRPr="00E225DB">
              <w:rPr>
                <w:rFonts w:ascii="Arial" w:eastAsia="Helvetica" w:hAnsi="Arial" w:cs="Arial"/>
                <w:i/>
                <w:iCs/>
                <w:color w:val="000000"/>
                <w:sz w:val="24"/>
                <w:szCs w:val="24"/>
              </w:rPr>
              <w:t>(in year</w:t>
            </w:r>
            <w:r w:rsidR="00C36739" w:rsidRPr="00E225DB">
              <w:rPr>
                <w:rFonts w:ascii="Arial" w:eastAsia="Helvetica" w:hAnsi="Arial" w:cs="Arial"/>
                <w:i/>
                <w:iCs/>
                <w:color w:val="000000"/>
                <w:sz w:val="24"/>
                <w:szCs w:val="24"/>
              </w:rPr>
              <w:t>s</w:t>
            </w:r>
            <w:r w:rsidRPr="00E225DB">
              <w:rPr>
                <w:rFonts w:ascii="Arial" w:eastAsia="Helvetica" w:hAnsi="Arial" w:cs="Arial"/>
                <w:i/>
                <w:iCs/>
                <w:color w:val="000000"/>
                <w:sz w:val="24"/>
                <w:szCs w:val="24"/>
              </w:rPr>
              <w:t>)</w:t>
            </w:r>
          </w:p>
        </w:tc>
        <w:tc>
          <w:tcPr>
            <w:tcW w:w="562" w:type="pct"/>
            <w:shd w:val="clear" w:color="auto" w:fill="FFFFFF"/>
            <w:tcMar>
              <w:top w:w="0" w:type="dxa"/>
              <w:left w:w="0" w:type="dxa"/>
              <w:bottom w:w="0" w:type="dxa"/>
              <w:right w:w="0" w:type="dxa"/>
            </w:tcMar>
          </w:tcPr>
          <w:p w14:paraId="0C6743EF"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1120" w:type="pct"/>
            <w:shd w:val="clear" w:color="auto" w:fill="FFFFFF"/>
            <w:tcMar>
              <w:top w:w="0" w:type="dxa"/>
              <w:left w:w="0" w:type="dxa"/>
              <w:bottom w:w="0" w:type="dxa"/>
              <w:right w:w="0" w:type="dxa"/>
            </w:tcMar>
          </w:tcPr>
          <w:p w14:paraId="70A5DD78" w14:textId="77777777" w:rsidR="00E72245" w:rsidRPr="0059364C" w:rsidRDefault="00E72245" w:rsidP="0059364C">
            <w:pPr>
              <w:rPr>
                <w:rFonts w:ascii="Arial" w:eastAsia="Helvetica" w:hAnsi="Arial" w:cs="Arial"/>
                <w:color w:val="000000"/>
                <w:sz w:val="24"/>
                <w:szCs w:val="24"/>
              </w:rPr>
            </w:pPr>
          </w:p>
        </w:tc>
        <w:tc>
          <w:tcPr>
            <w:tcW w:w="1337" w:type="pct"/>
            <w:shd w:val="clear" w:color="auto" w:fill="FFFFFF"/>
            <w:tcMar>
              <w:top w:w="0" w:type="dxa"/>
              <w:left w:w="0" w:type="dxa"/>
              <w:bottom w:w="0" w:type="dxa"/>
              <w:right w:w="0" w:type="dxa"/>
            </w:tcMar>
          </w:tcPr>
          <w:p w14:paraId="262E46E5" w14:textId="77777777" w:rsidR="00E72245" w:rsidRPr="0059364C" w:rsidRDefault="00E72245" w:rsidP="0059364C">
            <w:pPr>
              <w:rPr>
                <w:rFonts w:ascii="Arial" w:eastAsia="Helvetica" w:hAnsi="Arial" w:cs="Arial"/>
                <w:color w:val="000000"/>
                <w:sz w:val="24"/>
                <w:szCs w:val="24"/>
              </w:rPr>
            </w:pPr>
          </w:p>
        </w:tc>
      </w:tr>
      <w:tr w:rsidR="00666FF7" w:rsidRPr="0059364C" w14:paraId="0AE4C767" w14:textId="77777777" w:rsidTr="00C27F7B">
        <w:trPr>
          <w:jc w:val="center"/>
        </w:trPr>
        <w:tc>
          <w:tcPr>
            <w:tcW w:w="1981" w:type="pct"/>
            <w:shd w:val="clear" w:color="auto" w:fill="FFFFFF"/>
            <w:tcMar>
              <w:top w:w="0" w:type="dxa"/>
              <w:left w:w="0" w:type="dxa"/>
              <w:bottom w:w="0" w:type="dxa"/>
              <w:right w:w="0" w:type="dxa"/>
            </w:tcMar>
          </w:tcPr>
          <w:p w14:paraId="58DDA1DB"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Mean (SD)</w:t>
            </w:r>
          </w:p>
        </w:tc>
        <w:tc>
          <w:tcPr>
            <w:tcW w:w="562" w:type="pct"/>
            <w:shd w:val="clear" w:color="auto" w:fill="FFFFFF"/>
            <w:tcMar>
              <w:top w:w="0" w:type="dxa"/>
              <w:left w:w="0" w:type="dxa"/>
              <w:bottom w:w="0" w:type="dxa"/>
              <w:right w:w="0" w:type="dxa"/>
            </w:tcMar>
          </w:tcPr>
          <w:p w14:paraId="49972327"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462C6BC7"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30 (6)</w:t>
            </w:r>
          </w:p>
        </w:tc>
        <w:tc>
          <w:tcPr>
            <w:tcW w:w="1337" w:type="pct"/>
            <w:shd w:val="clear" w:color="auto" w:fill="FFFFFF"/>
            <w:tcMar>
              <w:top w:w="0" w:type="dxa"/>
              <w:left w:w="0" w:type="dxa"/>
              <w:bottom w:w="0" w:type="dxa"/>
              <w:right w:w="0" w:type="dxa"/>
            </w:tcMar>
          </w:tcPr>
          <w:p w14:paraId="312F9E9D"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30 (6)</w:t>
            </w:r>
          </w:p>
        </w:tc>
      </w:tr>
      <w:tr w:rsidR="00666FF7" w:rsidRPr="0059364C" w14:paraId="7C4066B9" w14:textId="77777777" w:rsidTr="00C27F7B">
        <w:trPr>
          <w:jc w:val="center"/>
        </w:trPr>
        <w:tc>
          <w:tcPr>
            <w:tcW w:w="1981" w:type="pct"/>
            <w:shd w:val="clear" w:color="auto" w:fill="FFFFFF"/>
            <w:tcMar>
              <w:top w:w="0" w:type="dxa"/>
              <w:left w:w="0" w:type="dxa"/>
              <w:bottom w:w="0" w:type="dxa"/>
              <w:right w:w="0" w:type="dxa"/>
            </w:tcMar>
          </w:tcPr>
          <w:p w14:paraId="05C27025" w14:textId="68167754"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 xml:space="preserve">Median </w:t>
            </w:r>
            <w:r w:rsidR="00C36739" w:rsidRPr="00E225DB">
              <w:rPr>
                <w:rFonts w:ascii="Arial" w:eastAsia="Helvetica" w:hAnsi="Arial" w:cs="Arial"/>
                <w:i/>
                <w:iCs/>
                <w:color w:val="000000"/>
                <w:sz w:val="24"/>
                <w:szCs w:val="24"/>
              </w:rPr>
              <w:t>(IQR</w:t>
            </w:r>
            <w:r w:rsidRPr="00E225DB">
              <w:rPr>
                <w:rFonts w:ascii="Arial" w:eastAsia="Helvetica" w:hAnsi="Arial" w:cs="Arial"/>
                <w:i/>
                <w:iCs/>
                <w:color w:val="000000"/>
                <w:sz w:val="24"/>
                <w:szCs w:val="24"/>
              </w:rPr>
              <w:t>)</w:t>
            </w:r>
          </w:p>
        </w:tc>
        <w:tc>
          <w:tcPr>
            <w:tcW w:w="562" w:type="pct"/>
            <w:shd w:val="clear" w:color="auto" w:fill="FFFFFF"/>
            <w:tcMar>
              <w:top w:w="0" w:type="dxa"/>
              <w:left w:w="0" w:type="dxa"/>
              <w:bottom w:w="0" w:type="dxa"/>
              <w:right w:w="0" w:type="dxa"/>
            </w:tcMar>
          </w:tcPr>
          <w:p w14:paraId="0F54F7FD"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49BA4F65" w14:textId="2EBCCDD9"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29 (25</w:t>
            </w:r>
            <w:r w:rsidR="00C36739" w:rsidRPr="0059364C">
              <w:rPr>
                <w:rFonts w:ascii="Arial" w:eastAsia="Helvetica" w:hAnsi="Arial" w:cs="Arial"/>
                <w:color w:val="000000"/>
                <w:sz w:val="24"/>
                <w:szCs w:val="24"/>
              </w:rPr>
              <w:t xml:space="preserve"> - </w:t>
            </w:r>
            <w:r w:rsidRPr="0059364C">
              <w:rPr>
                <w:rFonts w:ascii="Arial" w:eastAsia="Helvetica" w:hAnsi="Arial" w:cs="Arial"/>
                <w:color w:val="000000"/>
                <w:sz w:val="24"/>
                <w:szCs w:val="24"/>
              </w:rPr>
              <w:t>35)</w:t>
            </w:r>
          </w:p>
        </w:tc>
        <w:tc>
          <w:tcPr>
            <w:tcW w:w="1337" w:type="pct"/>
            <w:shd w:val="clear" w:color="auto" w:fill="FFFFFF"/>
            <w:tcMar>
              <w:top w:w="0" w:type="dxa"/>
              <w:left w:w="0" w:type="dxa"/>
              <w:bottom w:w="0" w:type="dxa"/>
              <w:right w:w="0" w:type="dxa"/>
            </w:tcMar>
          </w:tcPr>
          <w:p w14:paraId="0B84AF29" w14:textId="499F29FE"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29 (25</w:t>
            </w:r>
            <w:r w:rsidR="00C36739" w:rsidRPr="0059364C">
              <w:rPr>
                <w:rFonts w:ascii="Arial" w:eastAsia="Helvetica" w:hAnsi="Arial" w:cs="Arial"/>
                <w:color w:val="000000"/>
                <w:sz w:val="24"/>
                <w:szCs w:val="24"/>
              </w:rPr>
              <w:t xml:space="preserve"> -</w:t>
            </w:r>
            <w:r w:rsidRPr="0059364C">
              <w:rPr>
                <w:rFonts w:ascii="Arial" w:eastAsia="Helvetica" w:hAnsi="Arial" w:cs="Arial"/>
                <w:color w:val="000000"/>
                <w:sz w:val="24"/>
                <w:szCs w:val="24"/>
              </w:rPr>
              <w:t>35)</w:t>
            </w:r>
          </w:p>
        </w:tc>
      </w:tr>
      <w:tr w:rsidR="00666FF7" w:rsidRPr="0059364C" w14:paraId="44A6EBC1" w14:textId="77777777" w:rsidTr="00C27F7B">
        <w:trPr>
          <w:jc w:val="center"/>
        </w:trPr>
        <w:tc>
          <w:tcPr>
            <w:tcW w:w="1981" w:type="pct"/>
            <w:shd w:val="clear" w:color="auto" w:fill="FFFFFF"/>
            <w:tcMar>
              <w:top w:w="0" w:type="dxa"/>
              <w:left w:w="0" w:type="dxa"/>
              <w:bottom w:w="0" w:type="dxa"/>
              <w:right w:w="0" w:type="dxa"/>
            </w:tcMar>
          </w:tcPr>
          <w:p w14:paraId="4DB1B534" w14:textId="77777777" w:rsidR="00E72245" w:rsidRPr="0059364C" w:rsidRDefault="00E72245" w:rsidP="0059364C">
            <w:pPr>
              <w:rPr>
                <w:rFonts w:ascii="Arial" w:eastAsia="Helvetica" w:hAnsi="Arial" w:cs="Arial"/>
                <w:i/>
                <w:color w:val="000000"/>
                <w:sz w:val="24"/>
                <w:szCs w:val="24"/>
              </w:rPr>
            </w:pPr>
            <w:commentRangeStart w:id="92"/>
            <w:commentRangeStart w:id="93"/>
            <w:r w:rsidRPr="0059364C">
              <w:rPr>
                <w:rFonts w:ascii="Arial" w:eastAsia="Helvetica" w:hAnsi="Arial" w:cs="Arial"/>
                <w:i/>
                <w:color w:val="000000"/>
                <w:sz w:val="24"/>
                <w:szCs w:val="24"/>
              </w:rPr>
              <w:t>Min, Max</w:t>
            </w:r>
          </w:p>
        </w:tc>
        <w:tc>
          <w:tcPr>
            <w:tcW w:w="562" w:type="pct"/>
            <w:shd w:val="clear" w:color="auto" w:fill="FFFFFF"/>
            <w:tcMar>
              <w:top w:w="0" w:type="dxa"/>
              <w:left w:w="0" w:type="dxa"/>
              <w:bottom w:w="0" w:type="dxa"/>
              <w:right w:w="0" w:type="dxa"/>
            </w:tcMar>
          </w:tcPr>
          <w:p w14:paraId="3581583E"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3E231FE2"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18, 44</w:t>
            </w:r>
          </w:p>
        </w:tc>
        <w:tc>
          <w:tcPr>
            <w:tcW w:w="1337" w:type="pct"/>
            <w:shd w:val="clear" w:color="auto" w:fill="FFFFFF"/>
            <w:tcMar>
              <w:top w:w="0" w:type="dxa"/>
              <w:left w:w="0" w:type="dxa"/>
              <w:bottom w:w="0" w:type="dxa"/>
              <w:right w:w="0" w:type="dxa"/>
            </w:tcMar>
          </w:tcPr>
          <w:p w14:paraId="648B0760"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18, 44</w:t>
            </w:r>
            <w:commentRangeEnd w:id="92"/>
            <w:r w:rsidR="00E225DB" w:rsidRPr="0059364C">
              <w:rPr>
                <w:rStyle w:val="CommentReference"/>
                <w:rFonts w:ascii="Arial" w:eastAsia="Helvetica" w:hAnsi="Arial" w:cs="Arial"/>
                <w:color w:val="000000"/>
                <w:sz w:val="24"/>
                <w:szCs w:val="24"/>
              </w:rPr>
              <w:commentReference w:id="92"/>
            </w:r>
            <w:commentRangeEnd w:id="93"/>
            <w:r w:rsidR="0067144D" w:rsidRPr="0059364C">
              <w:rPr>
                <w:rStyle w:val="CommentReference"/>
                <w:rFonts w:ascii="Arial" w:eastAsia="Helvetica" w:hAnsi="Arial" w:cs="Arial"/>
                <w:color w:val="000000"/>
                <w:sz w:val="24"/>
                <w:szCs w:val="24"/>
              </w:rPr>
              <w:commentReference w:id="93"/>
            </w:r>
          </w:p>
        </w:tc>
      </w:tr>
      <w:tr w:rsidR="00666FF7" w:rsidRPr="0059364C" w14:paraId="23F2F36C" w14:textId="77777777" w:rsidTr="00C27F7B">
        <w:trPr>
          <w:jc w:val="center"/>
        </w:trPr>
        <w:tc>
          <w:tcPr>
            <w:tcW w:w="1981" w:type="pct"/>
            <w:shd w:val="clear" w:color="auto" w:fill="FFFFFF"/>
            <w:tcMar>
              <w:top w:w="0" w:type="dxa"/>
              <w:left w:w="0" w:type="dxa"/>
              <w:bottom w:w="0" w:type="dxa"/>
              <w:right w:w="0" w:type="dxa"/>
            </w:tcMar>
          </w:tcPr>
          <w:p w14:paraId="52AF2AF2" w14:textId="77777777" w:rsidR="00E72245" w:rsidRPr="00E225DB" w:rsidRDefault="00E72245" w:rsidP="0059364C">
            <w:pPr>
              <w:rPr>
                <w:rFonts w:ascii="Arial" w:eastAsia="Helvetica" w:hAnsi="Arial" w:cs="Arial"/>
                <w:b/>
                <w:bCs/>
                <w:color w:val="000000"/>
                <w:sz w:val="24"/>
                <w:szCs w:val="24"/>
              </w:rPr>
            </w:pPr>
            <w:r w:rsidRPr="00E225DB">
              <w:rPr>
                <w:rFonts w:ascii="Arial" w:eastAsia="Helvetica" w:hAnsi="Arial" w:cs="Arial"/>
                <w:b/>
                <w:bCs/>
                <w:color w:val="000000"/>
                <w:sz w:val="24"/>
                <w:szCs w:val="24"/>
              </w:rPr>
              <w:t>Highest Level of Education</w:t>
            </w:r>
          </w:p>
        </w:tc>
        <w:tc>
          <w:tcPr>
            <w:tcW w:w="562" w:type="pct"/>
            <w:shd w:val="clear" w:color="auto" w:fill="FFFFFF"/>
            <w:tcMar>
              <w:top w:w="0" w:type="dxa"/>
              <w:left w:w="0" w:type="dxa"/>
              <w:bottom w:w="0" w:type="dxa"/>
              <w:right w:w="0" w:type="dxa"/>
            </w:tcMar>
          </w:tcPr>
          <w:p w14:paraId="250F6BF8"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1120" w:type="pct"/>
            <w:shd w:val="clear" w:color="auto" w:fill="FFFFFF"/>
            <w:tcMar>
              <w:top w:w="0" w:type="dxa"/>
              <w:left w:w="0" w:type="dxa"/>
              <w:bottom w:w="0" w:type="dxa"/>
              <w:right w:w="0" w:type="dxa"/>
            </w:tcMar>
          </w:tcPr>
          <w:p w14:paraId="5BADCBB4" w14:textId="77777777" w:rsidR="00E72245" w:rsidRPr="0059364C" w:rsidRDefault="00E72245" w:rsidP="0059364C">
            <w:pPr>
              <w:rPr>
                <w:rFonts w:ascii="Arial" w:eastAsia="Helvetica" w:hAnsi="Arial" w:cs="Arial"/>
                <w:color w:val="000000"/>
                <w:sz w:val="24"/>
                <w:szCs w:val="24"/>
              </w:rPr>
            </w:pPr>
          </w:p>
        </w:tc>
        <w:tc>
          <w:tcPr>
            <w:tcW w:w="1337" w:type="pct"/>
            <w:shd w:val="clear" w:color="auto" w:fill="FFFFFF"/>
            <w:tcMar>
              <w:top w:w="0" w:type="dxa"/>
              <w:left w:w="0" w:type="dxa"/>
              <w:bottom w:w="0" w:type="dxa"/>
              <w:right w:w="0" w:type="dxa"/>
            </w:tcMar>
          </w:tcPr>
          <w:p w14:paraId="356CA497" w14:textId="77777777" w:rsidR="00E72245" w:rsidRPr="0059364C" w:rsidRDefault="00E72245" w:rsidP="0059364C">
            <w:pPr>
              <w:rPr>
                <w:rFonts w:ascii="Arial" w:eastAsia="Helvetica" w:hAnsi="Arial" w:cs="Arial"/>
                <w:color w:val="000000"/>
                <w:sz w:val="24"/>
                <w:szCs w:val="24"/>
              </w:rPr>
            </w:pPr>
          </w:p>
        </w:tc>
      </w:tr>
      <w:tr w:rsidR="00666FF7" w:rsidRPr="0059364C" w14:paraId="61C025D9" w14:textId="77777777" w:rsidTr="00C27F7B">
        <w:trPr>
          <w:jc w:val="center"/>
        </w:trPr>
        <w:tc>
          <w:tcPr>
            <w:tcW w:w="1981" w:type="pct"/>
            <w:shd w:val="clear" w:color="auto" w:fill="FFFFFF"/>
            <w:tcMar>
              <w:top w:w="0" w:type="dxa"/>
              <w:left w:w="0" w:type="dxa"/>
              <w:bottom w:w="0" w:type="dxa"/>
              <w:right w:w="0" w:type="dxa"/>
            </w:tcMar>
          </w:tcPr>
          <w:p w14:paraId="3A714369"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Secondary school</w:t>
            </w:r>
          </w:p>
        </w:tc>
        <w:tc>
          <w:tcPr>
            <w:tcW w:w="562" w:type="pct"/>
            <w:shd w:val="clear" w:color="auto" w:fill="FFFFFF"/>
            <w:tcMar>
              <w:top w:w="0" w:type="dxa"/>
              <w:left w:w="0" w:type="dxa"/>
              <w:bottom w:w="0" w:type="dxa"/>
              <w:right w:w="0" w:type="dxa"/>
            </w:tcMar>
          </w:tcPr>
          <w:p w14:paraId="2633F06F"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319B8B45"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65 (65%)</w:t>
            </w:r>
          </w:p>
        </w:tc>
        <w:tc>
          <w:tcPr>
            <w:tcW w:w="1337" w:type="pct"/>
            <w:shd w:val="clear" w:color="auto" w:fill="FFFFFF"/>
            <w:tcMar>
              <w:top w:w="0" w:type="dxa"/>
              <w:left w:w="0" w:type="dxa"/>
              <w:bottom w:w="0" w:type="dxa"/>
              <w:right w:w="0" w:type="dxa"/>
            </w:tcMar>
          </w:tcPr>
          <w:p w14:paraId="373AB1B4"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65 (65%)</w:t>
            </w:r>
          </w:p>
        </w:tc>
      </w:tr>
      <w:tr w:rsidR="00666FF7" w:rsidRPr="0059364C" w14:paraId="0CF7997C" w14:textId="77777777" w:rsidTr="00C27F7B">
        <w:trPr>
          <w:jc w:val="center"/>
        </w:trPr>
        <w:tc>
          <w:tcPr>
            <w:tcW w:w="1981" w:type="pct"/>
            <w:shd w:val="clear" w:color="auto" w:fill="FFFFFF"/>
            <w:tcMar>
              <w:top w:w="0" w:type="dxa"/>
              <w:left w:w="0" w:type="dxa"/>
              <w:bottom w:w="0" w:type="dxa"/>
              <w:right w:w="0" w:type="dxa"/>
            </w:tcMar>
          </w:tcPr>
          <w:p w14:paraId="2378DF68"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Tertiary education</w:t>
            </w:r>
          </w:p>
        </w:tc>
        <w:tc>
          <w:tcPr>
            <w:tcW w:w="562" w:type="pct"/>
            <w:shd w:val="clear" w:color="auto" w:fill="FFFFFF"/>
            <w:tcMar>
              <w:top w:w="0" w:type="dxa"/>
              <w:left w:w="0" w:type="dxa"/>
              <w:bottom w:w="0" w:type="dxa"/>
              <w:right w:w="0" w:type="dxa"/>
            </w:tcMar>
          </w:tcPr>
          <w:p w14:paraId="6F1F6FFF"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241873F6"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32 (32%)</w:t>
            </w:r>
          </w:p>
        </w:tc>
        <w:tc>
          <w:tcPr>
            <w:tcW w:w="1337" w:type="pct"/>
            <w:shd w:val="clear" w:color="auto" w:fill="FFFFFF"/>
            <w:tcMar>
              <w:top w:w="0" w:type="dxa"/>
              <w:left w:w="0" w:type="dxa"/>
              <w:bottom w:w="0" w:type="dxa"/>
              <w:right w:w="0" w:type="dxa"/>
            </w:tcMar>
          </w:tcPr>
          <w:p w14:paraId="5925749D"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32 (32%)</w:t>
            </w:r>
          </w:p>
        </w:tc>
      </w:tr>
      <w:tr w:rsidR="00666FF7" w:rsidRPr="0059364C" w14:paraId="1A3057A7" w14:textId="77777777" w:rsidTr="00C27F7B">
        <w:trPr>
          <w:jc w:val="center"/>
        </w:trPr>
        <w:tc>
          <w:tcPr>
            <w:tcW w:w="1981" w:type="pct"/>
            <w:shd w:val="clear" w:color="auto" w:fill="FFFFFF"/>
            <w:tcMar>
              <w:top w:w="0" w:type="dxa"/>
              <w:left w:w="0" w:type="dxa"/>
              <w:bottom w:w="0" w:type="dxa"/>
              <w:right w:w="0" w:type="dxa"/>
            </w:tcMar>
          </w:tcPr>
          <w:p w14:paraId="11C7D37C"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Primary school</w:t>
            </w:r>
          </w:p>
        </w:tc>
        <w:tc>
          <w:tcPr>
            <w:tcW w:w="562" w:type="pct"/>
            <w:shd w:val="clear" w:color="auto" w:fill="FFFFFF"/>
            <w:tcMar>
              <w:top w:w="0" w:type="dxa"/>
              <w:left w:w="0" w:type="dxa"/>
              <w:bottom w:w="0" w:type="dxa"/>
              <w:right w:w="0" w:type="dxa"/>
            </w:tcMar>
          </w:tcPr>
          <w:p w14:paraId="3A0900AF"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066BFBBD"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 (3.0%)</w:t>
            </w:r>
          </w:p>
        </w:tc>
        <w:tc>
          <w:tcPr>
            <w:tcW w:w="1337" w:type="pct"/>
            <w:shd w:val="clear" w:color="auto" w:fill="FFFFFF"/>
            <w:tcMar>
              <w:top w:w="0" w:type="dxa"/>
              <w:left w:w="0" w:type="dxa"/>
              <w:bottom w:w="0" w:type="dxa"/>
              <w:right w:w="0" w:type="dxa"/>
            </w:tcMar>
          </w:tcPr>
          <w:p w14:paraId="77A5440B"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 (3.0%)</w:t>
            </w:r>
          </w:p>
        </w:tc>
      </w:tr>
      <w:tr w:rsidR="00666FF7" w:rsidRPr="0059364C" w14:paraId="4912DEC5" w14:textId="77777777" w:rsidTr="00C27F7B">
        <w:trPr>
          <w:jc w:val="center"/>
        </w:trPr>
        <w:tc>
          <w:tcPr>
            <w:tcW w:w="1981" w:type="pct"/>
            <w:shd w:val="clear" w:color="auto" w:fill="FFFFFF"/>
            <w:tcMar>
              <w:top w:w="0" w:type="dxa"/>
              <w:left w:w="0" w:type="dxa"/>
              <w:bottom w:w="0" w:type="dxa"/>
              <w:right w:w="0" w:type="dxa"/>
            </w:tcMar>
          </w:tcPr>
          <w:p w14:paraId="4B9F6CAC"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No schooling</w:t>
            </w:r>
          </w:p>
        </w:tc>
        <w:tc>
          <w:tcPr>
            <w:tcW w:w="562" w:type="pct"/>
            <w:shd w:val="clear" w:color="auto" w:fill="FFFFFF"/>
            <w:tcMar>
              <w:top w:w="0" w:type="dxa"/>
              <w:left w:w="0" w:type="dxa"/>
              <w:bottom w:w="0" w:type="dxa"/>
              <w:right w:w="0" w:type="dxa"/>
            </w:tcMar>
          </w:tcPr>
          <w:p w14:paraId="3E18D581"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59C39997"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0 (0%)</w:t>
            </w:r>
          </w:p>
        </w:tc>
        <w:tc>
          <w:tcPr>
            <w:tcW w:w="1337" w:type="pct"/>
            <w:shd w:val="clear" w:color="auto" w:fill="FFFFFF"/>
            <w:tcMar>
              <w:top w:w="0" w:type="dxa"/>
              <w:left w:w="0" w:type="dxa"/>
              <w:bottom w:w="0" w:type="dxa"/>
              <w:right w:w="0" w:type="dxa"/>
            </w:tcMar>
          </w:tcPr>
          <w:p w14:paraId="3FE82CFE"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0 (0%)</w:t>
            </w:r>
          </w:p>
        </w:tc>
      </w:tr>
      <w:tr w:rsidR="00666FF7" w:rsidRPr="0059364C" w14:paraId="60AF16E9" w14:textId="77777777" w:rsidTr="00C27F7B">
        <w:trPr>
          <w:jc w:val="center"/>
        </w:trPr>
        <w:tc>
          <w:tcPr>
            <w:tcW w:w="1981" w:type="pct"/>
            <w:shd w:val="clear" w:color="auto" w:fill="FFFFFF"/>
            <w:tcMar>
              <w:top w:w="0" w:type="dxa"/>
              <w:left w:w="0" w:type="dxa"/>
              <w:bottom w:w="0" w:type="dxa"/>
              <w:right w:w="0" w:type="dxa"/>
            </w:tcMar>
          </w:tcPr>
          <w:p w14:paraId="73F904E1"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Other</w:t>
            </w:r>
          </w:p>
        </w:tc>
        <w:tc>
          <w:tcPr>
            <w:tcW w:w="562" w:type="pct"/>
            <w:shd w:val="clear" w:color="auto" w:fill="FFFFFF"/>
            <w:tcMar>
              <w:top w:w="0" w:type="dxa"/>
              <w:left w:w="0" w:type="dxa"/>
              <w:bottom w:w="0" w:type="dxa"/>
              <w:right w:w="0" w:type="dxa"/>
            </w:tcMar>
          </w:tcPr>
          <w:p w14:paraId="333D195C"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4A02AE5F"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0 (0%)</w:t>
            </w:r>
          </w:p>
        </w:tc>
        <w:tc>
          <w:tcPr>
            <w:tcW w:w="1337" w:type="pct"/>
            <w:shd w:val="clear" w:color="auto" w:fill="FFFFFF"/>
            <w:tcMar>
              <w:top w:w="0" w:type="dxa"/>
              <w:left w:w="0" w:type="dxa"/>
              <w:bottom w:w="0" w:type="dxa"/>
              <w:right w:w="0" w:type="dxa"/>
            </w:tcMar>
          </w:tcPr>
          <w:p w14:paraId="63E84515"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0 (0%)</w:t>
            </w:r>
          </w:p>
        </w:tc>
      </w:tr>
      <w:tr w:rsidR="00666FF7" w:rsidRPr="0059364C" w14:paraId="6B70CE0D" w14:textId="77777777" w:rsidTr="00C27F7B">
        <w:trPr>
          <w:jc w:val="center"/>
        </w:trPr>
        <w:tc>
          <w:tcPr>
            <w:tcW w:w="1981" w:type="pct"/>
            <w:shd w:val="clear" w:color="auto" w:fill="FFFFFF"/>
            <w:tcMar>
              <w:top w:w="0" w:type="dxa"/>
              <w:left w:w="0" w:type="dxa"/>
              <w:bottom w:w="0" w:type="dxa"/>
              <w:right w:w="0" w:type="dxa"/>
            </w:tcMar>
          </w:tcPr>
          <w:p w14:paraId="380ED225" w14:textId="77777777" w:rsidR="00E72245" w:rsidRPr="00E225DB" w:rsidRDefault="00E72245" w:rsidP="0059364C">
            <w:pPr>
              <w:rPr>
                <w:rFonts w:ascii="Arial" w:eastAsia="Helvetica" w:hAnsi="Arial" w:cs="Arial"/>
                <w:b/>
                <w:bCs/>
                <w:color w:val="000000"/>
                <w:sz w:val="24"/>
                <w:szCs w:val="24"/>
              </w:rPr>
            </w:pPr>
            <w:r w:rsidRPr="00E225DB">
              <w:rPr>
                <w:rFonts w:ascii="Arial" w:eastAsia="Helvetica" w:hAnsi="Arial" w:cs="Arial"/>
                <w:b/>
                <w:bCs/>
                <w:color w:val="000000"/>
                <w:sz w:val="24"/>
                <w:szCs w:val="24"/>
              </w:rPr>
              <w:t>Sources of Income</w:t>
            </w:r>
          </w:p>
        </w:tc>
        <w:tc>
          <w:tcPr>
            <w:tcW w:w="562" w:type="pct"/>
            <w:shd w:val="clear" w:color="auto" w:fill="FFFFFF"/>
            <w:tcMar>
              <w:top w:w="0" w:type="dxa"/>
              <w:left w:w="0" w:type="dxa"/>
              <w:bottom w:w="0" w:type="dxa"/>
              <w:right w:w="0" w:type="dxa"/>
            </w:tcMar>
          </w:tcPr>
          <w:p w14:paraId="2BA0A5B1"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1120" w:type="pct"/>
            <w:shd w:val="clear" w:color="auto" w:fill="FFFFFF"/>
            <w:tcMar>
              <w:top w:w="0" w:type="dxa"/>
              <w:left w:w="0" w:type="dxa"/>
              <w:bottom w:w="0" w:type="dxa"/>
              <w:right w:w="0" w:type="dxa"/>
            </w:tcMar>
          </w:tcPr>
          <w:p w14:paraId="4D013F62" w14:textId="77777777" w:rsidR="00E72245" w:rsidRPr="0059364C" w:rsidRDefault="00E72245" w:rsidP="0059364C">
            <w:pPr>
              <w:rPr>
                <w:rFonts w:ascii="Arial" w:eastAsia="Helvetica" w:hAnsi="Arial" w:cs="Arial"/>
                <w:color w:val="000000"/>
                <w:sz w:val="24"/>
                <w:szCs w:val="24"/>
              </w:rPr>
            </w:pPr>
          </w:p>
        </w:tc>
        <w:tc>
          <w:tcPr>
            <w:tcW w:w="1337" w:type="pct"/>
            <w:shd w:val="clear" w:color="auto" w:fill="FFFFFF"/>
            <w:tcMar>
              <w:top w:w="0" w:type="dxa"/>
              <w:left w:w="0" w:type="dxa"/>
              <w:bottom w:w="0" w:type="dxa"/>
              <w:right w:w="0" w:type="dxa"/>
            </w:tcMar>
          </w:tcPr>
          <w:p w14:paraId="43E96266" w14:textId="77777777" w:rsidR="00E72245" w:rsidRPr="0059364C" w:rsidRDefault="00E72245" w:rsidP="0059364C">
            <w:pPr>
              <w:rPr>
                <w:rFonts w:ascii="Arial" w:eastAsia="Helvetica" w:hAnsi="Arial" w:cs="Arial"/>
                <w:color w:val="000000"/>
                <w:sz w:val="24"/>
                <w:szCs w:val="24"/>
              </w:rPr>
            </w:pPr>
          </w:p>
        </w:tc>
      </w:tr>
      <w:tr w:rsidR="00666FF7" w:rsidRPr="0059364C" w14:paraId="6EE4EA86" w14:textId="77777777" w:rsidTr="00C27F7B">
        <w:trPr>
          <w:jc w:val="center"/>
        </w:trPr>
        <w:tc>
          <w:tcPr>
            <w:tcW w:w="1981" w:type="pct"/>
            <w:shd w:val="clear" w:color="auto" w:fill="FFFFFF"/>
            <w:tcMar>
              <w:top w:w="0" w:type="dxa"/>
              <w:left w:w="0" w:type="dxa"/>
              <w:bottom w:w="0" w:type="dxa"/>
              <w:right w:w="0" w:type="dxa"/>
            </w:tcMar>
          </w:tcPr>
          <w:p w14:paraId="619DB13F"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Social grants</w:t>
            </w:r>
          </w:p>
        </w:tc>
        <w:tc>
          <w:tcPr>
            <w:tcW w:w="562" w:type="pct"/>
            <w:shd w:val="clear" w:color="auto" w:fill="FFFFFF"/>
            <w:tcMar>
              <w:top w:w="0" w:type="dxa"/>
              <w:left w:w="0" w:type="dxa"/>
              <w:bottom w:w="0" w:type="dxa"/>
              <w:right w:w="0" w:type="dxa"/>
            </w:tcMar>
          </w:tcPr>
          <w:p w14:paraId="79A5A6B5"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62F97260"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41 (41%)</w:t>
            </w:r>
          </w:p>
        </w:tc>
        <w:tc>
          <w:tcPr>
            <w:tcW w:w="1337" w:type="pct"/>
            <w:shd w:val="clear" w:color="auto" w:fill="FFFFFF"/>
            <w:tcMar>
              <w:top w:w="0" w:type="dxa"/>
              <w:left w:w="0" w:type="dxa"/>
              <w:bottom w:w="0" w:type="dxa"/>
              <w:right w:w="0" w:type="dxa"/>
            </w:tcMar>
          </w:tcPr>
          <w:p w14:paraId="16A5BA33"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41 (41%)</w:t>
            </w:r>
          </w:p>
        </w:tc>
      </w:tr>
      <w:tr w:rsidR="00666FF7" w:rsidRPr="0059364C" w14:paraId="6EE7787A" w14:textId="77777777" w:rsidTr="00C27F7B">
        <w:trPr>
          <w:jc w:val="center"/>
        </w:trPr>
        <w:tc>
          <w:tcPr>
            <w:tcW w:w="1981" w:type="pct"/>
            <w:shd w:val="clear" w:color="auto" w:fill="FFFFFF"/>
            <w:tcMar>
              <w:top w:w="0" w:type="dxa"/>
              <w:left w:w="0" w:type="dxa"/>
              <w:bottom w:w="0" w:type="dxa"/>
              <w:right w:w="0" w:type="dxa"/>
            </w:tcMar>
          </w:tcPr>
          <w:p w14:paraId="5F061921"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Family support</w:t>
            </w:r>
          </w:p>
        </w:tc>
        <w:tc>
          <w:tcPr>
            <w:tcW w:w="562" w:type="pct"/>
            <w:shd w:val="clear" w:color="auto" w:fill="FFFFFF"/>
            <w:tcMar>
              <w:top w:w="0" w:type="dxa"/>
              <w:left w:w="0" w:type="dxa"/>
              <w:bottom w:w="0" w:type="dxa"/>
              <w:right w:w="0" w:type="dxa"/>
            </w:tcMar>
          </w:tcPr>
          <w:p w14:paraId="07FEE9F9"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5962A6E9"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29 (29%)</w:t>
            </w:r>
          </w:p>
        </w:tc>
        <w:tc>
          <w:tcPr>
            <w:tcW w:w="1337" w:type="pct"/>
            <w:shd w:val="clear" w:color="auto" w:fill="FFFFFF"/>
            <w:tcMar>
              <w:top w:w="0" w:type="dxa"/>
              <w:left w:w="0" w:type="dxa"/>
              <w:bottom w:w="0" w:type="dxa"/>
              <w:right w:w="0" w:type="dxa"/>
            </w:tcMar>
          </w:tcPr>
          <w:p w14:paraId="38AA0DFD"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29 (29%)</w:t>
            </w:r>
          </w:p>
        </w:tc>
      </w:tr>
      <w:tr w:rsidR="00666FF7" w:rsidRPr="0059364C" w14:paraId="784EDD5D" w14:textId="77777777" w:rsidTr="00C27F7B">
        <w:trPr>
          <w:jc w:val="center"/>
        </w:trPr>
        <w:tc>
          <w:tcPr>
            <w:tcW w:w="1981" w:type="pct"/>
            <w:shd w:val="clear" w:color="auto" w:fill="FFFFFF"/>
            <w:tcMar>
              <w:top w:w="0" w:type="dxa"/>
              <w:left w:w="0" w:type="dxa"/>
              <w:bottom w:w="0" w:type="dxa"/>
              <w:right w:w="0" w:type="dxa"/>
            </w:tcMar>
          </w:tcPr>
          <w:p w14:paraId="4105CACB"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Employed part-time</w:t>
            </w:r>
          </w:p>
        </w:tc>
        <w:tc>
          <w:tcPr>
            <w:tcW w:w="562" w:type="pct"/>
            <w:shd w:val="clear" w:color="auto" w:fill="FFFFFF"/>
            <w:tcMar>
              <w:top w:w="0" w:type="dxa"/>
              <w:left w:w="0" w:type="dxa"/>
              <w:bottom w:w="0" w:type="dxa"/>
              <w:right w:w="0" w:type="dxa"/>
            </w:tcMar>
          </w:tcPr>
          <w:p w14:paraId="1641ABEF"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706DAFA9"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11 (11%)</w:t>
            </w:r>
          </w:p>
        </w:tc>
        <w:tc>
          <w:tcPr>
            <w:tcW w:w="1337" w:type="pct"/>
            <w:shd w:val="clear" w:color="auto" w:fill="FFFFFF"/>
            <w:tcMar>
              <w:top w:w="0" w:type="dxa"/>
              <w:left w:w="0" w:type="dxa"/>
              <w:bottom w:w="0" w:type="dxa"/>
              <w:right w:w="0" w:type="dxa"/>
            </w:tcMar>
          </w:tcPr>
          <w:p w14:paraId="3AF8DD4E"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11 (11%)</w:t>
            </w:r>
          </w:p>
        </w:tc>
      </w:tr>
      <w:tr w:rsidR="00666FF7" w:rsidRPr="0059364C" w14:paraId="13ECC45A" w14:textId="77777777" w:rsidTr="00C27F7B">
        <w:trPr>
          <w:jc w:val="center"/>
        </w:trPr>
        <w:tc>
          <w:tcPr>
            <w:tcW w:w="1981" w:type="pct"/>
            <w:shd w:val="clear" w:color="auto" w:fill="FFFFFF"/>
            <w:tcMar>
              <w:top w:w="0" w:type="dxa"/>
              <w:left w:w="0" w:type="dxa"/>
              <w:bottom w:w="0" w:type="dxa"/>
              <w:right w:w="0" w:type="dxa"/>
            </w:tcMar>
          </w:tcPr>
          <w:p w14:paraId="048F256F"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Self employed</w:t>
            </w:r>
          </w:p>
        </w:tc>
        <w:tc>
          <w:tcPr>
            <w:tcW w:w="562" w:type="pct"/>
            <w:shd w:val="clear" w:color="auto" w:fill="FFFFFF"/>
            <w:tcMar>
              <w:top w:w="0" w:type="dxa"/>
              <w:left w:w="0" w:type="dxa"/>
              <w:bottom w:w="0" w:type="dxa"/>
              <w:right w:w="0" w:type="dxa"/>
            </w:tcMar>
          </w:tcPr>
          <w:p w14:paraId="029BD57D"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2F59DECC"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 (10%)</w:t>
            </w:r>
          </w:p>
        </w:tc>
        <w:tc>
          <w:tcPr>
            <w:tcW w:w="1337" w:type="pct"/>
            <w:shd w:val="clear" w:color="auto" w:fill="FFFFFF"/>
            <w:tcMar>
              <w:top w:w="0" w:type="dxa"/>
              <w:left w:w="0" w:type="dxa"/>
              <w:bottom w:w="0" w:type="dxa"/>
              <w:right w:w="0" w:type="dxa"/>
            </w:tcMar>
          </w:tcPr>
          <w:p w14:paraId="25C50F68"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10 (10%)</w:t>
            </w:r>
          </w:p>
        </w:tc>
      </w:tr>
      <w:tr w:rsidR="00666FF7" w:rsidRPr="0059364C" w14:paraId="5A0D59E4" w14:textId="77777777" w:rsidTr="00C27F7B">
        <w:trPr>
          <w:jc w:val="center"/>
        </w:trPr>
        <w:tc>
          <w:tcPr>
            <w:tcW w:w="1981" w:type="pct"/>
            <w:shd w:val="clear" w:color="auto" w:fill="FFFFFF"/>
            <w:tcMar>
              <w:top w:w="0" w:type="dxa"/>
              <w:left w:w="0" w:type="dxa"/>
              <w:bottom w:w="0" w:type="dxa"/>
              <w:right w:w="0" w:type="dxa"/>
            </w:tcMar>
          </w:tcPr>
          <w:p w14:paraId="7D3573AE" w14:textId="77777777" w:rsidR="00E72245" w:rsidRPr="00E225DB" w:rsidRDefault="00E72245" w:rsidP="0059364C">
            <w:pPr>
              <w:rPr>
                <w:rFonts w:ascii="Arial" w:eastAsia="Helvetica" w:hAnsi="Arial" w:cs="Arial"/>
                <w:i/>
                <w:iCs/>
                <w:color w:val="000000"/>
                <w:sz w:val="24"/>
                <w:szCs w:val="24"/>
              </w:rPr>
            </w:pPr>
            <w:r w:rsidRPr="00E225DB">
              <w:rPr>
                <w:rFonts w:ascii="Arial" w:eastAsia="Helvetica" w:hAnsi="Arial" w:cs="Arial"/>
                <w:i/>
                <w:iCs/>
                <w:color w:val="000000"/>
                <w:sz w:val="24"/>
                <w:szCs w:val="24"/>
              </w:rPr>
              <w:t>No income</w:t>
            </w:r>
          </w:p>
        </w:tc>
        <w:tc>
          <w:tcPr>
            <w:tcW w:w="562" w:type="pct"/>
            <w:shd w:val="clear" w:color="auto" w:fill="FFFFFF"/>
            <w:tcMar>
              <w:top w:w="0" w:type="dxa"/>
              <w:left w:w="0" w:type="dxa"/>
              <w:bottom w:w="0" w:type="dxa"/>
              <w:right w:w="0" w:type="dxa"/>
            </w:tcMar>
          </w:tcPr>
          <w:p w14:paraId="06A3C2E4"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53784EDD"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4 (4.0%)</w:t>
            </w:r>
          </w:p>
        </w:tc>
        <w:tc>
          <w:tcPr>
            <w:tcW w:w="1337" w:type="pct"/>
            <w:shd w:val="clear" w:color="auto" w:fill="FFFFFF"/>
            <w:tcMar>
              <w:top w:w="0" w:type="dxa"/>
              <w:left w:w="0" w:type="dxa"/>
              <w:bottom w:w="0" w:type="dxa"/>
              <w:right w:w="0" w:type="dxa"/>
            </w:tcMar>
          </w:tcPr>
          <w:p w14:paraId="49764A4D"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4 (4.0%)</w:t>
            </w:r>
          </w:p>
        </w:tc>
      </w:tr>
      <w:tr w:rsidR="00666FF7" w:rsidRPr="0059364C" w14:paraId="0958617F" w14:textId="77777777" w:rsidTr="00C27F7B">
        <w:trPr>
          <w:jc w:val="center"/>
        </w:trPr>
        <w:tc>
          <w:tcPr>
            <w:tcW w:w="1981" w:type="pct"/>
            <w:shd w:val="clear" w:color="auto" w:fill="FFFFFF"/>
            <w:tcMar>
              <w:top w:w="0" w:type="dxa"/>
              <w:left w:w="0" w:type="dxa"/>
              <w:bottom w:w="0" w:type="dxa"/>
              <w:right w:w="0" w:type="dxa"/>
            </w:tcMar>
          </w:tcPr>
          <w:p w14:paraId="4D3E6B93" w14:textId="77777777" w:rsidR="00E72245" w:rsidRPr="0059364C" w:rsidRDefault="00E72245" w:rsidP="0059364C">
            <w:pPr>
              <w:rPr>
                <w:rFonts w:ascii="Arial" w:eastAsia="Helvetica" w:hAnsi="Arial" w:cs="Arial"/>
                <w:i/>
                <w:color w:val="000000"/>
                <w:sz w:val="24"/>
                <w:szCs w:val="24"/>
              </w:rPr>
            </w:pPr>
            <w:r w:rsidRPr="0059364C">
              <w:rPr>
                <w:rFonts w:ascii="Arial" w:eastAsia="Helvetica" w:hAnsi="Arial" w:cs="Arial"/>
                <w:i/>
                <w:color w:val="000000"/>
                <w:sz w:val="24"/>
                <w:szCs w:val="24"/>
              </w:rPr>
              <w:t>Employed full-time</w:t>
            </w:r>
          </w:p>
        </w:tc>
        <w:tc>
          <w:tcPr>
            <w:tcW w:w="562" w:type="pct"/>
            <w:shd w:val="clear" w:color="auto" w:fill="FFFFFF"/>
            <w:tcMar>
              <w:top w:w="0" w:type="dxa"/>
              <w:left w:w="0" w:type="dxa"/>
              <w:bottom w:w="0" w:type="dxa"/>
              <w:right w:w="0" w:type="dxa"/>
            </w:tcMar>
          </w:tcPr>
          <w:p w14:paraId="6EB1C7E2"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354E0F01"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 (3.0%)</w:t>
            </w:r>
          </w:p>
        </w:tc>
        <w:tc>
          <w:tcPr>
            <w:tcW w:w="1337" w:type="pct"/>
            <w:shd w:val="clear" w:color="auto" w:fill="FFFFFF"/>
            <w:tcMar>
              <w:top w:w="0" w:type="dxa"/>
              <w:left w:w="0" w:type="dxa"/>
              <w:bottom w:w="0" w:type="dxa"/>
              <w:right w:w="0" w:type="dxa"/>
            </w:tcMar>
          </w:tcPr>
          <w:p w14:paraId="0EA27468"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3 (3.0%)</w:t>
            </w:r>
          </w:p>
        </w:tc>
      </w:tr>
      <w:tr w:rsidR="00666FF7" w:rsidRPr="0059364C" w14:paraId="129A8ACC" w14:textId="77777777" w:rsidTr="00C27F7B">
        <w:trPr>
          <w:jc w:val="center"/>
        </w:trPr>
        <w:tc>
          <w:tcPr>
            <w:tcW w:w="1981" w:type="pct"/>
            <w:shd w:val="clear" w:color="auto" w:fill="FFFFFF"/>
            <w:tcMar>
              <w:top w:w="0" w:type="dxa"/>
              <w:left w:w="0" w:type="dxa"/>
              <w:bottom w:w="0" w:type="dxa"/>
              <w:right w:w="0" w:type="dxa"/>
            </w:tcMar>
          </w:tcPr>
          <w:p w14:paraId="1EA102F4" w14:textId="77777777" w:rsidR="00E72245" w:rsidRPr="0059364C" w:rsidRDefault="00E72245" w:rsidP="0059364C">
            <w:pPr>
              <w:rPr>
                <w:rFonts w:ascii="Arial" w:eastAsia="Helvetica" w:hAnsi="Arial" w:cs="Arial"/>
                <w:i/>
                <w:color w:val="000000"/>
                <w:sz w:val="24"/>
                <w:szCs w:val="24"/>
              </w:rPr>
            </w:pPr>
            <w:r w:rsidRPr="0059364C">
              <w:rPr>
                <w:rFonts w:ascii="Arial" w:eastAsia="Helvetica" w:hAnsi="Arial" w:cs="Arial"/>
                <w:i/>
                <w:color w:val="000000"/>
                <w:sz w:val="24"/>
                <w:szCs w:val="24"/>
              </w:rPr>
              <w:lastRenderedPageBreak/>
              <w:t>Partner provides</w:t>
            </w:r>
          </w:p>
        </w:tc>
        <w:tc>
          <w:tcPr>
            <w:tcW w:w="562" w:type="pct"/>
            <w:shd w:val="clear" w:color="auto" w:fill="FFFFFF"/>
            <w:tcMar>
              <w:top w:w="0" w:type="dxa"/>
              <w:left w:w="0" w:type="dxa"/>
              <w:bottom w:w="0" w:type="dxa"/>
              <w:right w:w="0" w:type="dxa"/>
            </w:tcMar>
          </w:tcPr>
          <w:p w14:paraId="21FB1EDD" w14:textId="77777777" w:rsidR="00E72245" w:rsidRPr="0059364C" w:rsidRDefault="00E72245"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39DBBE0E"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2 (2.0%)</w:t>
            </w:r>
          </w:p>
        </w:tc>
        <w:tc>
          <w:tcPr>
            <w:tcW w:w="1337" w:type="pct"/>
            <w:shd w:val="clear" w:color="auto" w:fill="FFFFFF"/>
            <w:tcMar>
              <w:top w:w="0" w:type="dxa"/>
              <w:left w:w="0" w:type="dxa"/>
              <w:bottom w:w="0" w:type="dxa"/>
              <w:right w:w="0" w:type="dxa"/>
            </w:tcMar>
          </w:tcPr>
          <w:p w14:paraId="3E16FAA6" w14:textId="77777777" w:rsidR="00E72245" w:rsidRPr="0059364C" w:rsidRDefault="00E72245" w:rsidP="0059364C">
            <w:pPr>
              <w:rPr>
                <w:rFonts w:ascii="Arial" w:eastAsia="Helvetica" w:hAnsi="Arial" w:cs="Arial"/>
                <w:color w:val="000000"/>
                <w:sz w:val="24"/>
                <w:szCs w:val="24"/>
              </w:rPr>
            </w:pPr>
            <w:r w:rsidRPr="0059364C">
              <w:rPr>
                <w:rFonts w:ascii="Arial" w:eastAsia="Helvetica" w:hAnsi="Arial" w:cs="Arial"/>
                <w:color w:val="000000"/>
                <w:sz w:val="24"/>
                <w:szCs w:val="24"/>
              </w:rPr>
              <w:t>2 (2.0%)</w:t>
            </w:r>
          </w:p>
        </w:tc>
      </w:tr>
      <w:tr w:rsidR="0041422D" w:rsidRPr="0059364C" w14:paraId="576DD911" w14:textId="77777777" w:rsidTr="00C27F7B">
        <w:trPr>
          <w:jc w:val="center"/>
        </w:trPr>
        <w:tc>
          <w:tcPr>
            <w:tcW w:w="1981" w:type="pct"/>
            <w:shd w:val="clear" w:color="auto" w:fill="FFFFFF"/>
            <w:tcMar>
              <w:top w:w="0" w:type="dxa"/>
              <w:left w:w="0" w:type="dxa"/>
              <w:bottom w:w="0" w:type="dxa"/>
              <w:right w:w="0" w:type="dxa"/>
            </w:tcMar>
          </w:tcPr>
          <w:p w14:paraId="4038B426" w14:textId="3FFBA269" w:rsidR="0041422D" w:rsidRPr="000458D4" w:rsidRDefault="00174BE1" w:rsidP="0059364C">
            <w:pPr>
              <w:rPr>
                <w:rFonts w:ascii="Arial" w:eastAsia="Helvetica" w:hAnsi="Arial" w:cs="Arial"/>
                <w:b/>
                <w:bCs/>
                <w:iCs/>
                <w:color w:val="000000"/>
                <w:sz w:val="24"/>
                <w:szCs w:val="24"/>
                <w:highlight w:val="yellow"/>
              </w:rPr>
            </w:pPr>
            <w:r w:rsidRPr="000458D4">
              <w:rPr>
                <w:rFonts w:ascii="Arial" w:eastAsia="Helvetica" w:hAnsi="Arial" w:cs="Arial"/>
                <w:b/>
                <w:bCs/>
                <w:iCs/>
                <w:color w:val="000000"/>
                <w:sz w:val="24"/>
                <w:szCs w:val="24"/>
                <w:highlight w:val="yellow"/>
              </w:rPr>
              <w:t>Sexual and Pregnancy</w:t>
            </w:r>
            <w:r w:rsidR="00610781" w:rsidRPr="000458D4">
              <w:rPr>
                <w:rFonts w:ascii="Arial" w:eastAsia="Helvetica" w:hAnsi="Arial" w:cs="Arial"/>
                <w:b/>
                <w:bCs/>
                <w:iCs/>
                <w:color w:val="000000"/>
                <w:sz w:val="24"/>
                <w:szCs w:val="24"/>
                <w:highlight w:val="yellow"/>
              </w:rPr>
              <w:t xml:space="preserve"> history</w:t>
            </w:r>
          </w:p>
        </w:tc>
        <w:tc>
          <w:tcPr>
            <w:tcW w:w="562" w:type="pct"/>
            <w:shd w:val="clear" w:color="auto" w:fill="FFFFFF"/>
            <w:tcMar>
              <w:top w:w="0" w:type="dxa"/>
              <w:left w:w="0" w:type="dxa"/>
              <w:bottom w:w="0" w:type="dxa"/>
              <w:right w:w="0" w:type="dxa"/>
            </w:tcMar>
          </w:tcPr>
          <w:p w14:paraId="5A63E095" w14:textId="77777777" w:rsidR="0041422D" w:rsidRPr="0059364C" w:rsidRDefault="0041422D"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44AB989C" w14:textId="77777777" w:rsidR="0041422D" w:rsidRPr="0059364C" w:rsidRDefault="0041422D"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060A6268" w14:textId="77777777" w:rsidR="0041422D" w:rsidRPr="0059364C" w:rsidRDefault="0041422D" w:rsidP="0059364C">
            <w:pPr>
              <w:rPr>
                <w:rFonts w:ascii="Arial" w:eastAsia="Helvetica" w:hAnsi="Arial" w:cs="Arial"/>
                <w:color w:val="000000"/>
                <w:sz w:val="24"/>
                <w:szCs w:val="24"/>
                <w:highlight w:val="yellow"/>
              </w:rPr>
            </w:pPr>
          </w:p>
        </w:tc>
      </w:tr>
      <w:tr w:rsidR="00742917" w:rsidRPr="0059364C" w14:paraId="7AAA0CC3" w14:textId="77777777" w:rsidTr="00C27F7B">
        <w:trPr>
          <w:jc w:val="center"/>
        </w:trPr>
        <w:tc>
          <w:tcPr>
            <w:tcW w:w="1981" w:type="pct"/>
            <w:shd w:val="clear" w:color="auto" w:fill="FFFFFF"/>
            <w:tcMar>
              <w:top w:w="0" w:type="dxa"/>
              <w:left w:w="0" w:type="dxa"/>
              <w:bottom w:w="0" w:type="dxa"/>
              <w:right w:w="0" w:type="dxa"/>
            </w:tcMar>
          </w:tcPr>
          <w:p w14:paraId="50EA4D93" w14:textId="18C62927" w:rsidR="00742917" w:rsidRPr="0059364C" w:rsidRDefault="00174BE1"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Lifetime number of sexual partners</w:t>
            </w:r>
          </w:p>
        </w:tc>
        <w:tc>
          <w:tcPr>
            <w:tcW w:w="562" w:type="pct"/>
            <w:shd w:val="clear" w:color="auto" w:fill="FFFFFF"/>
            <w:tcMar>
              <w:top w:w="0" w:type="dxa"/>
              <w:left w:w="0" w:type="dxa"/>
              <w:bottom w:w="0" w:type="dxa"/>
              <w:right w:w="0" w:type="dxa"/>
            </w:tcMar>
          </w:tcPr>
          <w:p w14:paraId="47AED393" w14:textId="77777777" w:rsidR="00742917" w:rsidRPr="0059364C" w:rsidRDefault="00742917"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18F779B5" w14:textId="77777777" w:rsidR="00742917" w:rsidRPr="0059364C" w:rsidRDefault="00742917"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6904DD48" w14:textId="77777777" w:rsidR="00742917" w:rsidRPr="0059364C" w:rsidRDefault="00742917" w:rsidP="0059364C">
            <w:pPr>
              <w:rPr>
                <w:rFonts w:ascii="Arial" w:eastAsia="Helvetica" w:hAnsi="Arial" w:cs="Arial"/>
                <w:color w:val="000000"/>
                <w:sz w:val="24"/>
                <w:szCs w:val="24"/>
                <w:highlight w:val="yellow"/>
              </w:rPr>
            </w:pPr>
          </w:p>
        </w:tc>
      </w:tr>
      <w:tr w:rsidR="00174BE1" w:rsidRPr="0059364C" w14:paraId="3C79440C" w14:textId="77777777" w:rsidTr="00C27F7B">
        <w:trPr>
          <w:jc w:val="center"/>
        </w:trPr>
        <w:tc>
          <w:tcPr>
            <w:tcW w:w="1981" w:type="pct"/>
            <w:shd w:val="clear" w:color="auto" w:fill="FFFFFF"/>
            <w:tcMar>
              <w:top w:w="0" w:type="dxa"/>
              <w:left w:w="0" w:type="dxa"/>
              <w:bottom w:w="0" w:type="dxa"/>
              <w:right w:w="0" w:type="dxa"/>
            </w:tcMar>
          </w:tcPr>
          <w:p w14:paraId="76725462" w14:textId="4E8DBB4A" w:rsidR="00174BE1" w:rsidRPr="0059364C" w:rsidRDefault="00174BE1"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Number of partners</w:t>
            </w:r>
            <w:r w:rsidR="00F472D3" w:rsidRPr="0059364C">
              <w:rPr>
                <w:rFonts w:ascii="Arial" w:eastAsia="Helvetica" w:hAnsi="Arial" w:cs="Arial"/>
                <w:i/>
                <w:color w:val="000000"/>
                <w:sz w:val="24"/>
                <w:szCs w:val="24"/>
                <w:highlight w:val="yellow"/>
              </w:rPr>
              <w:t xml:space="preserve"> in 1 month prior to enrolment</w:t>
            </w:r>
          </w:p>
        </w:tc>
        <w:tc>
          <w:tcPr>
            <w:tcW w:w="562" w:type="pct"/>
            <w:shd w:val="clear" w:color="auto" w:fill="FFFFFF"/>
            <w:tcMar>
              <w:top w:w="0" w:type="dxa"/>
              <w:left w:w="0" w:type="dxa"/>
              <w:bottom w:w="0" w:type="dxa"/>
              <w:right w:w="0" w:type="dxa"/>
            </w:tcMar>
          </w:tcPr>
          <w:p w14:paraId="1B1C3A53" w14:textId="77777777" w:rsidR="00174BE1" w:rsidRPr="0059364C" w:rsidRDefault="00174BE1"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24F64C69" w14:textId="77777777" w:rsidR="00174BE1" w:rsidRPr="0059364C" w:rsidRDefault="00174BE1"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17DE0BD9" w14:textId="77777777" w:rsidR="00174BE1" w:rsidRPr="0059364C" w:rsidRDefault="00174BE1" w:rsidP="0059364C">
            <w:pPr>
              <w:rPr>
                <w:rFonts w:ascii="Arial" w:eastAsia="Helvetica" w:hAnsi="Arial" w:cs="Arial"/>
                <w:color w:val="000000"/>
                <w:sz w:val="24"/>
                <w:szCs w:val="24"/>
                <w:highlight w:val="yellow"/>
              </w:rPr>
            </w:pPr>
          </w:p>
        </w:tc>
      </w:tr>
      <w:tr w:rsidR="00F472D3" w:rsidRPr="0059364C" w14:paraId="09F9F131" w14:textId="77777777" w:rsidTr="00C27F7B">
        <w:trPr>
          <w:jc w:val="center"/>
        </w:trPr>
        <w:tc>
          <w:tcPr>
            <w:tcW w:w="1981" w:type="pct"/>
            <w:shd w:val="clear" w:color="auto" w:fill="FFFFFF"/>
            <w:tcMar>
              <w:top w:w="0" w:type="dxa"/>
              <w:left w:w="0" w:type="dxa"/>
              <w:bottom w:w="0" w:type="dxa"/>
              <w:right w:w="0" w:type="dxa"/>
            </w:tcMar>
          </w:tcPr>
          <w:p w14:paraId="04D50F3A" w14:textId="11BA54EB" w:rsidR="00F472D3" w:rsidRPr="0059364C" w:rsidRDefault="000B3DDF"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Nulliparous women</w:t>
            </w:r>
          </w:p>
        </w:tc>
        <w:tc>
          <w:tcPr>
            <w:tcW w:w="562" w:type="pct"/>
            <w:shd w:val="clear" w:color="auto" w:fill="FFFFFF"/>
            <w:tcMar>
              <w:top w:w="0" w:type="dxa"/>
              <w:left w:w="0" w:type="dxa"/>
              <w:bottom w:w="0" w:type="dxa"/>
              <w:right w:w="0" w:type="dxa"/>
            </w:tcMar>
          </w:tcPr>
          <w:p w14:paraId="7CB5D1A0" w14:textId="77777777" w:rsidR="00F472D3" w:rsidRPr="0059364C" w:rsidRDefault="00F472D3"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6637D1BF" w14:textId="77777777" w:rsidR="00F472D3" w:rsidRPr="0059364C" w:rsidRDefault="00F472D3"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06767883" w14:textId="77777777" w:rsidR="00F472D3" w:rsidRPr="0059364C" w:rsidRDefault="00F472D3" w:rsidP="0059364C">
            <w:pPr>
              <w:rPr>
                <w:rFonts w:ascii="Arial" w:eastAsia="Helvetica" w:hAnsi="Arial" w:cs="Arial"/>
                <w:color w:val="000000"/>
                <w:sz w:val="24"/>
                <w:szCs w:val="24"/>
                <w:highlight w:val="yellow"/>
              </w:rPr>
            </w:pPr>
          </w:p>
        </w:tc>
      </w:tr>
      <w:tr w:rsidR="00F472D3" w:rsidRPr="0059364C" w14:paraId="4C060DD5" w14:textId="77777777" w:rsidTr="00C27F7B">
        <w:trPr>
          <w:jc w:val="center"/>
        </w:trPr>
        <w:tc>
          <w:tcPr>
            <w:tcW w:w="1981" w:type="pct"/>
            <w:shd w:val="clear" w:color="auto" w:fill="FFFFFF"/>
            <w:tcMar>
              <w:top w:w="0" w:type="dxa"/>
              <w:left w:w="0" w:type="dxa"/>
              <w:bottom w:w="0" w:type="dxa"/>
              <w:right w:w="0" w:type="dxa"/>
            </w:tcMar>
          </w:tcPr>
          <w:p w14:paraId="10963003" w14:textId="3CA403F4" w:rsidR="00F472D3" w:rsidRPr="0059364C" w:rsidRDefault="00743A5C"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Primipara</w:t>
            </w:r>
            <w:r w:rsidR="00E40F91" w:rsidRPr="0059364C">
              <w:rPr>
                <w:rFonts w:ascii="Arial" w:eastAsia="Helvetica" w:hAnsi="Arial" w:cs="Arial"/>
                <w:i/>
                <w:color w:val="000000"/>
                <w:sz w:val="24"/>
                <w:szCs w:val="24"/>
                <w:highlight w:val="yellow"/>
              </w:rPr>
              <w:t xml:space="preserve"> women</w:t>
            </w:r>
          </w:p>
        </w:tc>
        <w:tc>
          <w:tcPr>
            <w:tcW w:w="562" w:type="pct"/>
            <w:shd w:val="clear" w:color="auto" w:fill="FFFFFF"/>
            <w:tcMar>
              <w:top w:w="0" w:type="dxa"/>
              <w:left w:w="0" w:type="dxa"/>
              <w:bottom w:w="0" w:type="dxa"/>
              <w:right w:w="0" w:type="dxa"/>
            </w:tcMar>
          </w:tcPr>
          <w:p w14:paraId="6CBC9A16" w14:textId="77777777" w:rsidR="00F472D3" w:rsidRPr="0059364C" w:rsidRDefault="00F472D3"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1A702446" w14:textId="77777777" w:rsidR="00F472D3" w:rsidRPr="0059364C" w:rsidRDefault="00F472D3"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5B2C42A8" w14:textId="77777777" w:rsidR="00F472D3" w:rsidRPr="0059364C" w:rsidRDefault="00F472D3" w:rsidP="0059364C">
            <w:pPr>
              <w:rPr>
                <w:rFonts w:ascii="Arial" w:eastAsia="Helvetica" w:hAnsi="Arial" w:cs="Arial"/>
                <w:color w:val="000000"/>
                <w:sz w:val="24"/>
                <w:szCs w:val="24"/>
                <w:highlight w:val="yellow"/>
              </w:rPr>
            </w:pPr>
          </w:p>
        </w:tc>
      </w:tr>
      <w:tr w:rsidR="00743A5C" w:rsidRPr="0059364C" w14:paraId="704F2829" w14:textId="77777777" w:rsidTr="00C27F7B">
        <w:trPr>
          <w:jc w:val="center"/>
        </w:trPr>
        <w:tc>
          <w:tcPr>
            <w:tcW w:w="1981" w:type="pct"/>
            <w:shd w:val="clear" w:color="auto" w:fill="FFFFFF"/>
            <w:tcMar>
              <w:top w:w="0" w:type="dxa"/>
              <w:left w:w="0" w:type="dxa"/>
              <w:bottom w:w="0" w:type="dxa"/>
              <w:right w:w="0" w:type="dxa"/>
            </w:tcMar>
          </w:tcPr>
          <w:p w14:paraId="257F0EAD" w14:textId="3B6D302D" w:rsidR="00743A5C" w:rsidRPr="0059364C" w:rsidRDefault="00743A5C"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Multiparous</w:t>
            </w:r>
            <w:r w:rsidR="00E40F91" w:rsidRPr="0059364C">
              <w:rPr>
                <w:rFonts w:ascii="Arial" w:eastAsia="Helvetica" w:hAnsi="Arial" w:cs="Arial"/>
                <w:i/>
                <w:color w:val="000000"/>
                <w:sz w:val="24"/>
                <w:szCs w:val="24"/>
                <w:highlight w:val="yellow"/>
              </w:rPr>
              <w:t xml:space="preserve"> women</w:t>
            </w:r>
          </w:p>
        </w:tc>
        <w:tc>
          <w:tcPr>
            <w:tcW w:w="562" w:type="pct"/>
            <w:shd w:val="clear" w:color="auto" w:fill="FFFFFF"/>
            <w:tcMar>
              <w:top w:w="0" w:type="dxa"/>
              <w:left w:w="0" w:type="dxa"/>
              <w:bottom w:w="0" w:type="dxa"/>
              <w:right w:w="0" w:type="dxa"/>
            </w:tcMar>
          </w:tcPr>
          <w:p w14:paraId="1662CFCD" w14:textId="77777777" w:rsidR="00743A5C" w:rsidRPr="0059364C" w:rsidRDefault="00743A5C"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67CAB3DA" w14:textId="77777777" w:rsidR="00743A5C" w:rsidRPr="0059364C" w:rsidRDefault="00743A5C"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66629DDE" w14:textId="77777777" w:rsidR="00743A5C" w:rsidRPr="0059364C" w:rsidRDefault="00743A5C" w:rsidP="0059364C">
            <w:pPr>
              <w:rPr>
                <w:rFonts w:ascii="Arial" w:eastAsia="Helvetica" w:hAnsi="Arial" w:cs="Arial"/>
                <w:color w:val="000000"/>
                <w:sz w:val="24"/>
                <w:szCs w:val="24"/>
                <w:highlight w:val="yellow"/>
              </w:rPr>
            </w:pPr>
          </w:p>
        </w:tc>
      </w:tr>
      <w:tr w:rsidR="00E40F91" w:rsidRPr="0059364C" w14:paraId="56419739" w14:textId="77777777" w:rsidTr="00C27F7B">
        <w:trPr>
          <w:jc w:val="center"/>
        </w:trPr>
        <w:tc>
          <w:tcPr>
            <w:tcW w:w="1981" w:type="pct"/>
            <w:shd w:val="clear" w:color="auto" w:fill="FFFFFF"/>
            <w:tcMar>
              <w:top w:w="0" w:type="dxa"/>
              <w:left w:w="0" w:type="dxa"/>
              <w:bottom w:w="0" w:type="dxa"/>
              <w:right w:w="0" w:type="dxa"/>
            </w:tcMar>
          </w:tcPr>
          <w:p w14:paraId="50BECC0B" w14:textId="29B735ED" w:rsidR="00E40F91" w:rsidRPr="0059364C" w:rsidRDefault="00E40F91"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Number of miscarriages</w:t>
            </w:r>
          </w:p>
        </w:tc>
        <w:tc>
          <w:tcPr>
            <w:tcW w:w="562" w:type="pct"/>
            <w:shd w:val="clear" w:color="auto" w:fill="FFFFFF"/>
            <w:tcMar>
              <w:top w:w="0" w:type="dxa"/>
              <w:left w:w="0" w:type="dxa"/>
              <w:bottom w:w="0" w:type="dxa"/>
              <w:right w:w="0" w:type="dxa"/>
            </w:tcMar>
          </w:tcPr>
          <w:p w14:paraId="42A6A7D3" w14:textId="77777777" w:rsidR="00E40F91" w:rsidRPr="0059364C" w:rsidRDefault="00E40F91"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0E811DBA" w14:textId="77777777" w:rsidR="00E40F91" w:rsidRPr="0059364C" w:rsidRDefault="00E40F91"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0A5E1468" w14:textId="77777777" w:rsidR="00E40F91" w:rsidRPr="0059364C" w:rsidRDefault="00E40F91" w:rsidP="0059364C">
            <w:pPr>
              <w:rPr>
                <w:rFonts w:ascii="Arial" w:eastAsia="Helvetica" w:hAnsi="Arial" w:cs="Arial"/>
                <w:color w:val="000000"/>
                <w:sz w:val="24"/>
                <w:szCs w:val="24"/>
                <w:highlight w:val="yellow"/>
              </w:rPr>
            </w:pPr>
          </w:p>
        </w:tc>
      </w:tr>
      <w:tr w:rsidR="00E40F91" w:rsidRPr="0059364C" w14:paraId="3E3C253E" w14:textId="77777777" w:rsidTr="00C27F7B">
        <w:trPr>
          <w:jc w:val="center"/>
        </w:trPr>
        <w:tc>
          <w:tcPr>
            <w:tcW w:w="1981" w:type="pct"/>
            <w:shd w:val="clear" w:color="auto" w:fill="FFFFFF"/>
            <w:tcMar>
              <w:top w:w="0" w:type="dxa"/>
              <w:left w:w="0" w:type="dxa"/>
              <w:bottom w:w="0" w:type="dxa"/>
              <w:right w:w="0" w:type="dxa"/>
            </w:tcMar>
          </w:tcPr>
          <w:p w14:paraId="3D8F3F85" w14:textId="41D190DE" w:rsidR="00E40F91" w:rsidRPr="0059364C" w:rsidRDefault="00E40F91" w:rsidP="0059364C">
            <w:pPr>
              <w:rPr>
                <w:rFonts w:ascii="Arial" w:eastAsia="Helvetica" w:hAnsi="Arial" w:cs="Arial"/>
                <w:i/>
                <w:color w:val="000000"/>
                <w:sz w:val="24"/>
                <w:szCs w:val="24"/>
                <w:highlight w:val="yellow"/>
              </w:rPr>
            </w:pPr>
            <w:commentRangeStart w:id="94"/>
            <w:r w:rsidRPr="0059364C">
              <w:rPr>
                <w:rFonts w:ascii="Arial" w:eastAsia="Helvetica" w:hAnsi="Arial" w:cs="Arial"/>
                <w:i/>
                <w:color w:val="000000"/>
                <w:sz w:val="24"/>
                <w:szCs w:val="24"/>
                <w:highlight w:val="yellow"/>
              </w:rPr>
              <w:t>Number of live births</w:t>
            </w:r>
            <w:commentRangeEnd w:id="94"/>
            <w:r w:rsidR="00C27F7B" w:rsidRPr="0059364C">
              <w:rPr>
                <w:rStyle w:val="CommentReference"/>
                <w:rFonts w:ascii="Arial" w:eastAsia="Helvetica" w:hAnsi="Arial" w:cs="Arial"/>
                <w:i/>
                <w:color w:val="000000"/>
                <w:sz w:val="24"/>
                <w:szCs w:val="24"/>
                <w:highlight w:val="yellow"/>
              </w:rPr>
              <w:commentReference w:id="94"/>
            </w:r>
          </w:p>
        </w:tc>
        <w:tc>
          <w:tcPr>
            <w:tcW w:w="562" w:type="pct"/>
            <w:shd w:val="clear" w:color="auto" w:fill="FFFFFF"/>
            <w:tcMar>
              <w:top w:w="0" w:type="dxa"/>
              <w:left w:w="0" w:type="dxa"/>
              <w:bottom w:w="0" w:type="dxa"/>
              <w:right w:w="0" w:type="dxa"/>
            </w:tcMar>
          </w:tcPr>
          <w:p w14:paraId="3B84B7AB" w14:textId="77777777" w:rsidR="00E40F91" w:rsidRPr="0059364C" w:rsidRDefault="00E40F91"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6D86F99A" w14:textId="77777777" w:rsidR="00E40F91" w:rsidRPr="0059364C" w:rsidRDefault="00E40F91"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6E228B05" w14:textId="77777777" w:rsidR="00E40F91" w:rsidRPr="0059364C" w:rsidRDefault="00E40F91" w:rsidP="0059364C">
            <w:pPr>
              <w:rPr>
                <w:rFonts w:ascii="Arial" w:eastAsia="Helvetica" w:hAnsi="Arial" w:cs="Arial"/>
                <w:color w:val="000000"/>
                <w:sz w:val="24"/>
                <w:szCs w:val="24"/>
                <w:highlight w:val="yellow"/>
              </w:rPr>
            </w:pPr>
          </w:p>
        </w:tc>
      </w:tr>
      <w:tr w:rsidR="00EF2519" w:rsidRPr="0059364C" w14:paraId="3BBB4AF1" w14:textId="77777777" w:rsidTr="00C27F7B">
        <w:trPr>
          <w:jc w:val="center"/>
        </w:trPr>
        <w:tc>
          <w:tcPr>
            <w:tcW w:w="1981" w:type="pct"/>
            <w:shd w:val="clear" w:color="auto" w:fill="FFFFFF"/>
            <w:tcMar>
              <w:top w:w="0" w:type="dxa"/>
              <w:left w:w="0" w:type="dxa"/>
              <w:bottom w:w="0" w:type="dxa"/>
              <w:right w:w="0" w:type="dxa"/>
            </w:tcMar>
          </w:tcPr>
          <w:p w14:paraId="1DC7A25E" w14:textId="682CFD99" w:rsidR="00EF2519" w:rsidRPr="000458D4" w:rsidRDefault="00E75D83" w:rsidP="0059364C">
            <w:pPr>
              <w:rPr>
                <w:rFonts w:ascii="Arial" w:eastAsia="Helvetica" w:hAnsi="Arial" w:cs="Arial"/>
                <w:b/>
                <w:bCs/>
                <w:iCs/>
                <w:color w:val="000000"/>
                <w:sz w:val="24"/>
                <w:szCs w:val="24"/>
                <w:highlight w:val="yellow"/>
              </w:rPr>
            </w:pPr>
            <w:r w:rsidRPr="000458D4">
              <w:rPr>
                <w:rFonts w:ascii="Arial" w:eastAsia="Helvetica" w:hAnsi="Arial" w:cs="Arial"/>
                <w:b/>
                <w:bCs/>
                <w:iCs/>
                <w:color w:val="000000"/>
                <w:sz w:val="24"/>
                <w:szCs w:val="24"/>
                <w:highlight w:val="yellow"/>
              </w:rPr>
              <w:t>Products used during menstruation</w:t>
            </w:r>
          </w:p>
        </w:tc>
        <w:tc>
          <w:tcPr>
            <w:tcW w:w="562" w:type="pct"/>
            <w:shd w:val="clear" w:color="auto" w:fill="FFFFFF"/>
            <w:tcMar>
              <w:top w:w="0" w:type="dxa"/>
              <w:left w:w="0" w:type="dxa"/>
              <w:bottom w:w="0" w:type="dxa"/>
              <w:right w:w="0" w:type="dxa"/>
            </w:tcMar>
          </w:tcPr>
          <w:p w14:paraId="0EACB456" w14:textId="77777777" w:rsidR="00EF2519" w:rsidRPr="0059364C" w:rsidRDefault="00EF2519"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128F05F6" w14:textId="77777777" w:rsidR="00EF2519" w:rsidRPr="0059364C" w:rsidRDefault="00EF2519"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13E4631F" w14:textId="77777777" w:rsidR="00EF2519" w:rsidRPr="0059364C" w:rsidRDefault="00EF2519" w:rsidP="0059364C">
            <w:pPr>
              <w:rPr>
                <w:rFonts w:ascii="Arial" w:eastAsia="Helvetica" w:hAnsi="Arial" w:cs="Arial"/>
                <w:color w:val="000000"/>
                <w:sz w:val="24"/>
                <w:szCs w:val="24"/>
                <w:highlight w:val="yellow"/>
              </w:rPr>
            </w:pPr>
          </w:p>
        </w:tc>
      </w:tr>
      <w:tr w:rsidR="001F52B3" w:rsidRPr="0059364C" w14:paraId="1F0EA456" w14:textId="77777777" w:rsidTr="00C27F7B">
        <w:trPr>
          <w:jc w:val="center"/>
        </w:trPr>
        <w:tc>
          <w:tcPr>
            <w:tcW w:w="1981" w:type="pct"/>
            <w:shd w:val="clear" w:color="auto" w:fill="FFFFFF"/>
            <w:tcMar>
              <w:top w:w="0" w:type="dxa"/>
              <w:left w:w="0" w:type="dxa"/>
              <w:bottom w:w="0" w:type="dxa"/>
              <w:right w:w="0" w:type="dxa"/>
            </w:tcMar>
          </w:tcPr>
          <w:p w14:paraId="70C9AA8A" w14:textId="05927EFE" w:rsidR="001F52B3" w:rsidRPr="0059364C" w:rsidRDefault="00E75D83"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Sanitary pads</w:t>
            </w:r>
          </w:p>
        </w:tc>
        <w:tc>
          <w:tcPr>
            <w:tcW w:w="562" w:type="pct"/>
            <w:shd w:val="clear" w:color="auto" w:fill="FFFFFF"/>
            <w:tcMar>
              <w:top w:w="0" w:type="dxa"/>
              <w:left w:w="0" w:type="dxa"/>
              <w:bottom w:w="0" w:type="dxa"/>
              <w:right w:w="0" w:type="dxa"/>
            </w:tcMar>
          </w:tcPr>
          <w:p w14:paraId="03A06F4A" w14:textId="77777777" w:rsidR="001F52B3" w:rsidRPr="0059364C" w:rsidRDefault="001F52B3"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3CDA26CD" w14:textId="77777777" w:rsidR="001F52B3" w:rsidRPr="0059364C" w:rsidRDefault="001F52B3"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180F53CD" w14:textId="77777777" w:rsidR="001F52B3" w:rsidRPr="0059364C" w:rsidRDefault="001F52B3" w:rsidP="0059364C">
            <w:pPr>
              <w:rPr>
                <w:rFonts w:ascii="Arial" w:eastAsia="Helvetica" w:hAnsi="Arial" w:cs="Arial"/>
                <w:color w:val="000000"/>
                <w:sz w:val="24"/>
                <w:szCs w:val="24"/>
                <w:highlight w:val="yellow"/>
              </w:rPr>
            </w:pPr>
          </w:p>
        </w:tc>
      </w:tr>
      <w:tr w:rsidR="00E75D83" w:rsidRPr="0059364C" w14:paraId="6F18C4BA" w14:textId="77777777" w:rsidTr="00C27F7B">
        <w:trPr>
          <w:jc w:val="center"/>
        </w:trPr>
        <w:tc>
          <w:tcPr>
            <w:tcW w:w="1981" w:type="pct"/>
            <w:shd w:val="clear" w:color="auto" w:fill="FFFFFF"/>
            <w:tcMar>
              <w:top w:w="0" w:type="dxa"/>
              <w:left w:w="0" w:type="dxa"/>
              <w:bottom w:w="0" w:type="dxa"/>
              <w:right w:w="0" w:type="dxa"/>
            </w:tcMar>
          </w:tcPr>
          <w:p w14:paraId="1D7271E2" w14:textId="64085E84" w:rsidR="00E75D83" w:rsidRPr="0059364C" w:rsidRDefault="00D70314"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Tampons</w:t>
            </w:r>
          </w:p>
        </w:tc>
        <w:tc>
          <w:tcPr>
            <w:tcW w:w="562" w:type="pct"/>
            <w:shd w:val="clear" w:color="auto" w:fill="FFFFFF"/>
            <w:tcMar>
              <w:top w:w="0" w:type="dxa"/>
              <w:left w:w="0" w:type="dxa"/>
              <w:bottom w:w="0" w:type="dxa"/>
              <w:right w:w="0" w:type="dxa"/>
            </w:tcMar>
          </w:tcPr>
          <w:p w14:paraId="4A87AA7E" w14:textId="77777777" w:rsidR="00E75D83" w:rsidRPr="0059364C" w:rsidRDefault="00E75D83"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51A470E0" w14:textId="77777777" w:rsidR="00E75D83" w:rsidRPr="0059364C" w:rsidRDefault="00E75D83"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2C8B17B2" w14:textId="77777777" w:rsidR="00E75D83" w:rsidRPr="0059364C" w:rsidRDefault="00E75D83" w:rsidP="0059364C">
            <w:pPr>
              <w:rPr>
                <w:rFonts w:ascii="Arial" w:eastAsia="Helvetica" w:hAnsi="Arial" w:cs="Arial"/>
                <w:color w:val="000000"/>
                <w:sz w:val="24"/>
                <w:szCs w:val="24"/>
                <w:highlight w:val="yellow"/>
              </w:rPr>
            </w:pPr>
          </w:p>
        </w:tc>
      </w:tr>
      <w:tr w:rsidR="00D70314" w:rsidRPr="0059364C" w14:paraId="67AA8351" w14:textId="77777777" w:rsidTr="00C27F7B">
        <w:trPr>
          <w:jc w:val="center"/>
        </w:trPr>
        <w:tc>
          <w:tcPr>
            <w:tcW w:w="1981" w:type="pct"/>
            <w:shd w:val="clear" w:color="auto" w:fill="FFFFFF"/>
            <w:tcMar>
              <w:top w:w="0" w:type="dxa"/>
              <w:left w:w="0" w:type="dxa"/>
              <w:bottom w:w="0" w:type="dxa"/>
              <w:right w:w="0" w:type="dxa"/>
            </w:tcMar>
          </w:tcPr>
          <w:p w14:paraId="0EC63DD0" w14:textId="1B33AE07" w:rsidR="00D70314" w:rsidRPr="0059364C" w:rsidRDefault="00D70314"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A reusable cloth</w:t>
            </w:r>
          </w:p>
        </w:tc>
        <w:tc>
          <w:tcPr>
            <w:tcW w:w="562" w:type="pct"/>
            <w:shd w:val="clear" w:color="auto" w:fill="FFFFFF"/>
            <w:tcMar>
              <w:top w:w="0" w:type="dxa"/>
              <w:left w:w="0" w:type="dxa"/>
              <w:bottom w:w="0" w:type="dxa"/>
              <w:right w:w="0" w:type="dxa"/>
            </w:tcMar>
          </w:tcPr>
          <w:p w14:paraId="663E1992" w14:textId="77777777" w:rsidR="00D70314" w:rsidRPr="0059364C" w:rsidRDefault="00D70314"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7767DB0A" w14:textId="77777777" w:rsidR="00D70314" w:rsidRPr="0059364C" w:rsidRDefault="00D70314"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664B0923" w14:textId="77777777" w:rsidR="00D70314" w:rsidRPr="0059364C" w:rsidRDefault="00D70314" w:rsidP="0059364C">
            <w:pPr>
              <w:rPr>
                <w:rFonts w:ascii="Arial" w:eastAsia="Helvetica" w:hAnsi="Arial" w:cs="Arial"/>
                <w:color w:val="000000"/>
                <w:sz w:val="24"/>
                <w:szCs w:val="24"/>
                <w:highlight w:val="yellow"/>
              </w:rPr>
            </w:pPr>
          </w:p>
        </w:tc>
      </w:tr>
      <w:tr w:rsidR="00D70314" w:rsidRPr="0059364C" w14:paraId="4479088E" w14:textId="77777777" w:rsidTr="00C27F7B">
        <w:trPr>
          <w:jc w:val="center"/>
        </w:trPr>
        <w:tc>
          <w:tcPr>
            <w:tcW w:w="1981" w:type="pct"/>
            <w:shd w:val="clear" w:color="auto" w:fill="FFFFFF"/>
            <w:tcMar>
              <w:top w:w="0" w:type="dxa"/>
              <w:left w:w="0" w:type="dxa"/>
              <w:bottom w:w="0" w:type="dxa"/>
              <w:right w:w="0" w:type="dxa"/>
            </w:tcMar>
          </w:tcPr>
          <w:p w14:paraId="09DFFFFA" w14:textId="50306B17" w:rsidR="00D70314" w:rsidRPr="0059364C" w:rsidRDefault="00D70314"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Reusable</w:t>
            </w:r>
            <w:r w:rsidR="009B33C8" w:rsidRPr="0059364C">
              <w:rPr>
                <w:rFonts w:ascii="Arial" w:eastAsia="Helvetica" w:hAnsi="Arial" w:cs="Arial"/>
                <w:i/>
                <w:color w:val="000000"/>
                <w:sz w:val="24"/>
                <w:szCs w:val="24"/>
                <w:highlight w:val="yellow"/>
              </w:rPr>
              <w:t xml:space="preserve"> period</w:t>
            </w:r>
            <w:r w:rsidRPr="0059364C">
              <w:rPr>
                <w:rFonts w:ascii="Arial" w:eastAsia="Helvetica" w:hAnsi="Arial" w:cs="Arial"/>
                <w:i/>
                <w:color w:val="000000"/>
                <w:sz w:val="24"/>
                <w:szCs w:val="24"/>
                <w:highlight w:val="yellow"/>
              </w:rPr>
              <w:t xml:space="preserve"> und</w:t>
            </w:r>
            <w:r w:rsidR="009B33C8" w:rsidRPr="0059364C">
              <w:rPr>
                <w:rFonts w:ascii="Arial" w:eastAsia="Helvetica" w:hAnsi="Arial" w:cs="Arial"/>
                <w:i/>
                <w:color w:val="000000"/>
                <w:sz w:val="24"/>
                <w:szCs w:val="24"/>
                <w:highlight w:val="yellow"/>
              </w:rPr>
              <w:t>erwear</w:t>
            </w:r>
          </w:p>
        </w:tc>
        <w:tc>
          <w:tcPr>
            <w:tcW w:w="562" w:type="pct"/>
            <w:shd w:val="clear" w:color="auto" w:fill="FFFFFF"/>
            <w:tcMar>
              <w:top w:w="0" w:type="dxa"/>
              <w:left w:w="0" w:type="dxa"/>
              <w:bottom w:w="0" w:type="dxa"/>
              <w:right w:w="0" w:type="dxa"/>
            </w:tcMar>
          </w:tcPr>
          <w:p w14:paraId="716BE2F3" w14:textId="77777777" w:rsidR="00D70314" w:rsidRPr="0059364C" w:rsidRDefault="00D70314"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52EE68E8" w14:textId="77777777" w:rsidR="00D70314" w:rsidRPr="0059364C" w:rsidRDefault="00D70314"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1F3B6406" w14:textId="77777777" w:rsidR="00D70314" w:rsidRPr="0059364C" w:rsidRDefault="00D70314" w:rsidP="0059364C">
            <w:pPr>
              <w:rPr>
                <w:rFonts w:ascii="Arial" w:eastAsia="Helvetica" w:hAnsi="Arial" w:cs="Arial"/>
                <w:color w:val="000000"/>
                <w:sz w:val="24"/>
                <w:szCs w:val="24"/>
                <w:highlight w:val="yellow"/>
              </w:rPr>
            </w:pPr>
          </w:p>
        </w:tc>
      </w:tr>
      <w:tr w:rsidR="00D70314" w:rsidRPr="0059364C" w14:paraId="6FEA4061" w14:textId="77777777" w:rsidTr="00C27F7B">
        <w:trPr>
          <w:jc w:val="center"/>
        </w:trPr>
        <w:tc>
          <w:tcPr>
            <w:tcW w:w="1981" w:type="pct"/>
            <w:shd w:val="clear" w:color="auto" w:fill="FFFFFF"/>
            <w:tcMar>
              <w:top w:w="0" w:type="dxa"/>
              <w:left w:w="0" w:type="dxa"/>
              <w:bottom w:w="0" w:type="dxa"/>
              <w:right w:w="0" w:type="dxa"/>
            </w:tcMar>
          </w:tcPr>
          <w:p w14:paraId="6D544530" w14:textId="79240461" w:rsidR="00D70314" w:rsidRPr="0059364C" w:rsidRDefault="009B33C8" w:rsidP="0059364C">
            <w:pPr>
              <w:rPr>
                <w:rFonts w:ascii="Arial" w:eastAsia="Helvetica" w:hAnsi="Arial" w:cs="Arial"/>
                <w:i/>
                <w:color w:val="000000"/>
                <w:sz w:val="24"/>
                <w:szCs w:val="24"/>
                <w:highlight w:val="yellow"/>
              </w:rPr>
            </w:pPr>
            <w:r w:rsidRPr="0059364C">
              <w:rPr>
                <w:rFonts w:ascii="Arial" w:eastAsia="Helvetica" w:hAnsi="Arial" w:cs="Arial"/>
                <w:i/>
                <w:color w:val="000000"/>
                <w:sz w:val="24"/>
                <w:szCs w:val="24"/>
                <w:highlight w:val="yellow"/>
              </w:rPr>
              <w:t>Menstrual cups</w:t>
            </w:r>
          </w:p>
        </w:tc>
        <w:tc>
          <w:tcPr>
            <w:tcW w:w="562" w:type="pct"/>
            <w:shd w:val="clear" w:color="auto" w:fill="FFFFFF"/>
            <w:tcMar>
              <w:top w:w="0" w:type="dxa"/>
              <w:left w:w="0" w:type="dxa"/>
              <w:bottom w:w="0" w:type="dxa"/>
              <w:right w:w="0" w:type="dxa"/>
            </w:tcMar>
          </w:tcPr>
          <w:p w14:paraId="54EF2DBC" w14:textId="77777777" w:rsidR="00D70314" w:rsidRPr="0059364C" w:rsidRDefault="00D70314"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76BA6354" w14:textId="77777777" w:rsidR="00D70314" w:rsidRPr="0059364C" w:rsidRDefault="00D70314"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67818C24" w14:textId="77777777" w:rsidR="00D70314" w:rsidRPr="0059364C" w:rsidRDefault="00D70314" w:rsidP="0059364C">
            <w:pPr>
              <w:rPr>
                <w:rFonts w:ascii="Arial" w:eastAsia="Helvetica" w:hAnsi="Arial" w:cs="Arial"/>
                <w:color w:val="000000"/>
                <w:sz w:val="24"/>
                <w:szCs w:val="24"/>
                <w:highlight w:val="yellow"/>
              </w:rPr>
            </w:pPr>
          </w:p>
        </w:tc>
      </w:tr>
      <w:tr w:rsidR="009B33C8" w:rsidRPr="0059364C" w14:paraId="4BF2091B" w14:textId="77777777" w:rsidTr="00C27F7B">
        <w:trPr>
          <w:jc w:val="center"/>
        </w:trPr>
        <w:tc>
          <w:tcPr>
            <w:tcW w:w="1981" w:type="pct"/>
            <w:shd w:val="clear" w:color="auto" w:fill="FFFFFF"/>
            <w:tcMar>
              <w:top w:w="0" w:type="dxa"/>
              <w:left w:w="0" w:type="dxa"/>
              <w:bottom w:w="0" w:type="dxa"/>
              <w:right w:w="0" w:type="dxa"/>
            </w:tcMar>
          </w:tcPr>
          <w:p w14:paraId="4AD9F664" w14:textId="7CB35A25" w:rsidR="009B33C8" w:rsidRPr="0059364C" w:rsidRDefault="009B33C8" w:rsidP="0059364C">
            <w:pPr>
              <w:rPr>
                <w:rFonts w:ascii="Arial" w:eastAsia="Helvetica" w:hAnsi="Arial" w:cs="Arial"/>
                <w:i/>
                <w:color w:val="000000"/>
                <w:sz w:val="24"/>
                <w:szCs w:val="24"/>
                <w:highlight w:val="yellow"/>
              </w:rPr>
            </w:pPr>
            <w:commentRangeStart w:id="95"/>
            <w:r w:rsidRPr="0059364C">
              <w:rPr>
                <w:rFonts w:ascii="Arial" w:eastAsia="Helvetica" w:hAnsi="Arial" w:cs="Arial"/>
                <w:i/>
                <w:color w:val="000000"/>
                <w:sz w:val="24"/>
                <w:szCs w:val="24"/>
                <w:highlight w:val="yellow"/>
              </w:rPr>
              <w:t>Tissues</w:t>
            </w:r>
            <w:commentRangeEnd w:id="95"/>
            <w:r w:rsidR="00C27F7B" w:rsidRPr="0059364C">
              <w:rPr>
                <w:rStyle w:val="CommentReference"/>
                <w:rFonts w:ascii="Arial" w:eastAsia="Helvetica" w:hAnsi="Arial" w:cs="Arial"/>
                <w:i/>
                <w:color w:val="000000"/>
                <w:sz w:val="24"/>
                <w:szCs w:val="24"/>
                <w:highlight w:val="yellow"/>
              </w:rPr>
              <w:commentReference w:id="95"/>
            </w:r>
          </w:p>
        </w:tc>
        <w:tc>
          <w:tcPr>
            <w:tcW w:w="562" w:type="pct"/>
            <w:shd w:val="clear" w:color="auto" w:fill="FFFFFF"/>
            <w:tcMar>
              <w:top w:w="0" w:type="dxa"/>
              <w:left w:w="0" w:type="dxa"/>
              <w:bottom w:w="0" w:type="dxa"/>
              <w:right w:w="0" w:type="dxa"/>
            </w:tcMar>
          </w:tcPr>
          <w:p w14:paraId="26CE4627" w14:textId="77777777" w:rsidR="009B33C8" w:rsidRPr="0059364C" w:rsidRDefault="009B33C8" w:rsidP="0059364C">
            <w:pPr>
              <w:rPr>
                <w:rFonts w:ascii="Arial" w:eastAsia="Helvetica" w:hAnsi="Arial" w:cs="Arial"/>
                <w:color w:val="000000"/>
                <w:sz w:val="24"/>
                <w:szCs w:val="24"/>
                <w:highlight w:val="yellow"/>
              </w:rPr>
            </w:pPr>
          </w:p>
        </w:tc>
        <w:tc>
          <w:tcPr>
            <w:tcW w:w="1120" w:type="pct"/>
            <w:shd w:val="clear" w:color="auto" w:fill="FFFFFF"/>
            <w:tcMar>
              <w:top w:w="0" w:type="dxa"/>
              <w:left w:w="0" w:type="dxa"/>
              <w:bottom w:w="0" w:type="dxa"/>
              <w:right w:w="0" w:type="dxa"/>
            </w:tcMar>
          </w:tcPr>
          <w:p w14:paraId="52660841" w14:textId="77777777" w:rsidR="009B33C8" w:rsidRPr="0059364C" w:rsidRDefault="009B33C8" w:rsidP="0059364C">
            <w:pPr>
              <w:rPr>
                <w:rFonts w:ascii="Arial" w:eastAsia="Helvetica" w:hAnsi="Arial" w:cs="Arial"/>
                <w:color w:val="000000"/>
                <w:sz w:val="24"/>
                <w:szCs w:val="24"/>
                <w:highlight w:val="yellow"/>
              </w:rPr>
            </w:pPr>
          </w:p>
        </w:tc>
        <w:tc>
          <w:tcPr>
            <w:tcW w:w="1337" w:type="pct"/>
            <w:shd w:val="clear" w:color="auto" w:fill="FFFFFF"/>
            <w:tcMar>
              <w:top w:w="0" w:type="dxa"/>
              <w:left w:w="0" w:type="dxa"/>
              <w:bottom w:w="0" w:type="dxa"/>
              <w:right w:w="0" w:type="dxa"/>
            </w:tcMar>
          </w:tcPr>
          <w:p w14:paraId="2F578765" w14:textId="77777777" w:rsidR="009B33C8" w:rsidRPr="0059364C" w:rsidRDefault="009B33C8" w:rsidP="0059364C">
            <w:pPr>
              <w:rPr>
                <w:rFonts w:ascii="Arial" w:eastAsia="Helvetica" w:hAnsi="Arial" w:cs="Arial"/>
                <w:color w:val="000000"/>
                <w:sz w:val="24"/>
                <w:szCs w:val="24"/>
                <w:highlight w:val="yellow"/>
              </w:rPr>
            </w:pPr>
          </w:p>
        </w:tc>
      </w:tr>
      <w:tr w:rsidR="002B42B4" w:rsidRPr="0059364C" w14:paraId="7CBBF41C" w14:textId="77777777" w:rsidTr="00C27F7B">
        <w:trPr>
          <w:jc w:val="center"/>
        </w:trPr>
        <w:tc>
          <w:tcPr>
            <w:tcW w:w="1981" w:type="pct"/>
            <w:shd w:val="clear" w:color="auto" w:fill="FFFFFF"/>
            <w:tcMar>
              <w:top w:w="0" w:type="dxa"/>
              <w:left w:w="0" w:type="dxa"/>
              <w:bottom w:w="0" w:type="dxa"/>
              <w:right w:w="0" w:type="dxa"/>
            </w:tcMar>
          </w:tcPr>
          <w:p w14:paraId="4691D4F6" w14:textId="77777777" w:rsidR="002B42B4" w:rsidRPr="000458D4" w:rsidRDefault="002B42B4" w:rsidP="0059364C">
            <w:pPr>
              <w:rPr>
                <w:rFonts w:ascii="Arial" w:eastAsia="Helvetica" w:hAnsi="Arial" w:cs="Arial"/>
                <w:b/>
                <w:bCs/>
                <w:iCs/>
                <w:color w:val="000000"/>
                <w:sz w:val="24"/>
                <w:szCs w:val="24"/>
              </w:rPr>
            </w:pPr>
            <w:r w:rsidRPr="000458D4">
              <w:rPr>
                <w:rFonts w:ascii="Arial" w:eastAsia="Helvetica" w:hAnsi="Arial" w:cs="Arial"/>
                <w:b/>
                <w:bCs/>
                <w:iCs/>
                <w:color w:val="000000"/>
                <w:sz w:val="24"/>
                <w:szCs w:val="24"/>
              </w:rPr>
              <w:t>HIV status</w:t>
            </w:r>
          </w:p>
        </w:tc>
        <w:tc>
          <w:tcPr>
            <w:tcW w:w="562" w:type="pct"/>
            <w:shd w:val="clear" w:color="auto" w:fill="FFFFFF"/>
            <w:tcMar>
              <w:top w:w="0" w:type="dxa"/>
              <w:left w:w="0" w:type="dxa"/>
              <w:bottom w:w="0" w:type="dxa"/>
              <w:right w:w="0" w:type="dxa"/>
            </w:tcMar>
          </w:tcPr>
          <w:p w14:paraId="63A3B283" w14:textId="77777777" w:rsidR="002B42B4" w:rsidRPr="0059364C" w:rsidRDefault="002B42B4"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1120" w:type="pct"/>
            <w:shd w:val="clear" w:color="auto" w:fill="FFFFFF"/>
            <w:tcMar>
              <w:top w:w="0" w:type="dxa"/>
              <w:left w:w="0" w:type="dxa"/>
              <w:bottom w:w="0" w:type="dxa"/>
              <w:right w:w="0" w:type="dxa"/>
            </w:tcMar>
          </w:tcPr>
          <w:p w14:paraId="1A0440EE" w14:textId="77777777" w:rsidR="002B42B4" w:rsidRPr="0059364C" w:rsidRDefault="002B42B4" w:rsidP="0059364C">
            <w:pPr>
              <w:rPr>
                <w:rFonts w:ascii="Arial" w:eastAsia="Helvetica" w:hAnsi="Arial" w:cs="Arial"/>
                <w:color w:val="000000"/>
                <w:sz w:val="24"/>
                <w:szCs w:val="24"/>
              </w:rPr>
            </w:pPr>
          </w:p>
        </w:tc>
        <w:tc>
          <w:tcPr>
            <w:tcW w:w="1337" w:type="pct"/>
            <w:shd w:val="clear" w:color="auto" w:fill="FFFFFF"/>
            <w:tcMar>
              <w:top w:w="0" w:type="dxa"/>
              <w:left w:w="0" w:type="dxa"/>
              <w:bottom w:w="0" w:type="dxa"/>
              <w:right w:w="0" w:type="dxa"/>
            </w:tcMar>
          </w:tcPr>
          <w:p w14:paraId="303BAF2C" w14:textId="77777777" w:rsidR="002B42B4" w:rsidRPr="0059364C" w:rsidRDefault="002B42B4" w:rsidP="0059364C">
            <w:pPr>
              <w:rPr>
                <w:rFonts w:ascii="Arial" w:eastAsia="Helvetica" w:hAnsi="Arial" w:cs="Arial"/>
                <w:color w:val="000000"/>
                <w:sz w:val="24"/>
                <w:szCs w:val="24"/>
              </w:rPr>
            </w:pPr>
          </w:p>
        </w:tc>
      </w:tr>
      <w:tr w:rsidR="002B42B4" w:rsidRPr="0059364C" w14:paraId="37996869" w14:textId="77777777" w:rsidTr="00C27F7B">
        <w:trPr>
          <w:jc w:val="center"/>
        </w:trPr>
        <w:tc>
          <w:tcPr>
            <w:tcW w:w="1981" w:type="pct"/>
            <w:shd w:val="clear" w:color="auto" w:fill="FFFFFF"/>
            <w:tcMar>
              <w:top w:w="0" w:type="dxa"/>
              <w:left w:w="0" w:type="dxa"/>
              <w:bottom w:w="0" w:type="dxa"/>
              <w:right w:w="0" w:type="dxa"/>
            </w:tcMar>
          </w:tcPr>
          <w:p w14:paraId="5190E12A" w14:textId="77777777" w:rsidR="002B42B4" w:rsidRPr="0059364C" w:rsidRDefault="002B42B4" w:rsidP="0059364C">
            <w:pPr>
              <w:rPr>
                <w:rFonts w:ascii="Arial" w:eastAsia="Helvetica" w:hAnsi="Arial" w:cs="Arial"/>
                <w:i/>
                <w:color w:val="000000"/>
                <w:sz w:val="24"/>
                <w:szCs w:val="24"/>
              </w:rPr>
            </w:pPr>
            <w:r w:rsidRPr="0059364C">
              <w:rPr>
                <w:rFonts w:ascii="Arial" w:eastAsia="Helvetica" w:hAnsi="Arial" w:cs="Arial"/>
                <w:i/>
                <w:color w:val="000000"/>
                <w:sz w:val="24"/>
                <w:szCs w:val="24"/>
              </w:rPr>
              <w:t>Positive</w:t>
            </w:r>
          </w:p>
        </w:tc>
        <w:tc>
          <w:tcPr>
            <w:tcW w:w="562" w:type="pct"/>
            <w:shd w:val="clear" w:color="auto" w:fill="FFFFFF"/>
            <w:tcMar>
              <w:top w:w="0" w:type="dxa"/>
              <w:left w:w="0" w:type="dxa"/>
              <w:bottom w:w="0" w:type="dxa"/>
              <w:right w:w="0" w:type="dxa"/>
            </w:tcMar>
          </w:tcPr>
          <w:p w14:paraId="3E1AE000" w14:textId="77777777" w:rsidR="002B42B4" w:rsidRPr="0059364C" w:rsidRDefault="002B42B4"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28102E60" w14:textId="77777777" w:rsidR="002B42B4" w:rsidRPr="0059364C" w:rsidRDefault="002B42B4" w:rsidP="0059364C">
            <w:pPr>
              <w:rPr>
                <w:rFonts w:ascii="Arial" w:eastAsia="Helvetica" w:hAnsi="Arial" w:cs="Arial"/>
                <w:color w:val="000000"/>
                <w:sz w:val="24"/>
                <w:szCs w:val="24"/>
              </w:rPr>
            </w:pPr>
            <w:r w:rsidRPr="0059364C">
              <w:rPr>
                <w:rFonts w:ascii="Arial" w:eastAsia="Helvetica" w:hAnsi="Arial" w:cs="Arial"/>
                <w:color w:val="000000"/>
                <w:sz w:val="24"/>
                <w:szCs w:val="24"/>
              </w:rPr>
              <w:t>19 (19%)</w:t>
            </w:r>
          </w:p>
        </w:tc>
        <w:tc>
          <w:tcPr>
            <w:tcW w:w="1337" w:type="pct"/>
            <w:shd w:val="clear" w:color="auto" w:fill="FFFFFF"/>
            <w:tcMar>
              <w:top w:w="0" w:type="dxa"/>
              <w:left w:w="0" w:type="dxa"/>
              <w:bottom w:w="0" w:type="dxa"/>
              <w:right w:w="0" w:type="dxa"/>
            </w:tcMar>
          </w:tcPr>
          <w:p w14:paraId="0FCFF291" w14:textId="77777777" w:rsidR="002B42B4" w:rsidRPr="0059364C" w:rsidRDefault="002B42B4" w:rsidP="0059364C">
            <w:pPr>
              <w:rPr>
                <w:rFonts w:ascii="Arial" w:eastAsia="Helvetica" w:hAnsi="Arial" w:cs="Arial"/>
                <w:color w:val="000000"/>
                <w:sz w:val="24"/>
                <w:szCs w:val="24"/>
              </w:rPr>
            </w:pPr>
            <w:r w:rsidRPr="0059364C">
              <w:rPr>
                <w:rFonts w:ascii="Arial" w:eastAsia="Helvetica" w:hAnsi="Arial" w:cs="Arial"/>
                <w:color w:val="000000"/>
                <w:sz w:val="24"/>
                <w:szCs w:val="24"/>
              </w:rPr>
              <w:t>19 (19%)</w:t>
            </w:r>
          </w:p>
        </w:tc>
      </w:tr>
      <w:tr w:rsidR="002B42B4" w:rsidRPr="0059364C" w14:paraId="233FEBD0" w14:textId="77777777" w:rsidTr="00C27F7B">
        <w:trPr>
          <w:jc w:val="center"/>
        </w:trPr>
        <w:tc>
          <w:tcPr>
            <w:tcW w:w="1981" w:type="pct"/>
            <w:shd w:val="clear" w:color="auto" w:fill="FFFFFF"/>
            <w:tcMar>
              <w:top w:w="0" w:type="dxa"/>
              <w:left w:w="0" w:type="dxa"/>
              <w:bottom w:w="0" w:type="dxa"/>
              <w:right w:w="0" w:type="dxa"/>
            </w:tcMar>
          </w:tcPr>
          <w:p w14:paraId="134765C7" w14:textId="77777777" w:rsidR="002B42B4" w:rsidRPr="0059364C" w:rsidRDefault="002B42B4" w:rsidP="0059364C">
            <w:pPr>
              <w:rPr>
                <w:rFonts w:ascii="Arial" w:eastAsia="Helvetica" w:hAnsi="Arial" w:cs="Arial"/>
                <w:i/>
                <w:color w:val="000000"/>
                <w:sz w:val="24"/>
                <w:szCs w:val="24"/>
              </w:rPr>
            </w:pPr>
            <w:r w:rsidRPr="0059364C">
              <w:rPr>
                <w:rFonts w:ascii="Arial" w:eastAsia="Helvetica" w:hAnsi="Arial" w:cs="Arial"/>
                <w:i/>
                <w:color w:val="000000"/>
                <w:sz w:val="24"/>
                <w:szCs w:val="24"/>
              </w:rPr>
              <w:t>Negative</w:t>
            </w:r>
          </w:p>
        </w:tc>
        <w:tc>
          <w:tcPr>
            <w:tcW w:w="562" w:type="pct"/>
            <w:shd w:val="clear" w:color="auto" w:fill="FFFFFF"/>
            <w:tcMar>
              <w:top w:w="0" w:type="dxa"/>
              <w:left w:w="0" w:type="dxa"/>
              <w:bottom w:w="0" w:type="dxa"/>
              <w:right w:w="0" w:type="dxa"/>
            </w:tcMar>
          </w:tcPr>
          <w:p w14:paraId="351850C5" w14:textId="77777777" w:rsidR="002B42B4" w:rsidRPr="0059364C" w:rsidRDefault="002B42B4" w:rsidP="0059364C">
            <w:pPr>
              <w:rPr>
                <w:rFonts w:ascii="Arial" w:eastAsia="Helvetica" w:hAnsi="Arial" w:cs="Arial"/>
                <w:color w:val="000000"/>
                <w:sz w:val="24"/>
                <w:szCs w:val="24"/>
              </w:rPr>
            </w:pPr>
          </w:p>
        </w:tc>
        <w:tc>
          <w:tcPr>
            <w:tcW w:w="1120" w:type="pct"/>
            <w:shd w:val="clear" w:color="auto" w:fill="FFFFFF"/>
            <w:tcMar>
              <w:top w:w="0" w:type="dxa"/>
              <w:left w:w="0" w:type="dxa"/>
              <w:bottom w:w="0" w:type="dxa"/>
              <w:right w:w="0" w:type="dxa"/>
            </w:tcMar>
          </w:tcPr>
          <w:p w14:paraId="00DF685E" w14:textId="77777777" w:rsidR="002B42B4" w:rsidRPr="0059364C" w:rsidRDefault="002B42B4" w:rsidP="0059364C">
            <w:pPr>
              <w:rPr>
                <w:rFonts w:ascii="Arial" w:eastAsia="Helvetica" w:hAnsi="Arial" w:cs="Arial"/>
                <w:color w:val="000000"/>
                <w:sz w:val="24"/>
                <w:szCs w:val="24"/>
              </w:rPr>
            </w:pPr>
            <w:r w:rsidRPr="0059364C">
              <w:rPr>
                <w:rFonts w:ascii="Arial" w:eastAsia="Helvetica" w:hAnsi="Arial" w:cs="Arial"/>
                <w:color w:val="000000"/>
                <w:sz w:val="24"/>
                <w:szCs w:val="24"/>
              </w:rPr>
              <w:t>81 (81%)</w:t>
            </w:r>
          </w:p>
        </w:tc>
        <w:tc>
          <w:tcPr>
            <w:tcW w:w="1337" w:type="pct"/>
            <w:shd w:val="clear" w:color="auto" w:fill="FFFFFF"/>
            <w:tcMar>
              <w:top w:w="0" w:type="dxa"/>
              <w:left w:w="0" w:type="dxa"/>
              <w:bottom w:w="0" w:type="dxa"/>
              <w:right w:w="0" w:type="dxa"/>
            </w:tcMar>
          </w:tcPr>
          <w:p w14:paraId="15B3869D" w14:textId="77777777" w:rsidR="002B42B4" w:rsidRPr="0059364C" w:rsidRDefault="002B42B4" w:rsidP="0059364C">
            <w:pPr>
              <w:rPr>
                <w:rFonts w:ascii="Arial" w:eastAsia="Helvetica" w:hAnsi="Arial" w:cs="Arial"/>
                <w:color w:val="000000"/>
                <w:sz w:val="24"/>
                <w:szCs w:val="24"/>
              </w:rPr>
            </w:pPr>
            <w:r w:rsidRPr="0059364C">
              <w:rPr>
                <w:rFonts w:ascii="Arial" w:eastAsia="Helvetica" w:hAnsi="Arial" w:cs="Arial"/>
                <w:color w:val="000000"/>
                <w:sz w:val="24"/>
                <w:szCs w:val="24"/>
              </w:rPr>
              <w:t>81 (81%)</w:t>
            </w:r>
          </w:p>
        </w:tc>
      </w:tr>
    </w:tbl>
    <w:p w14:paraId="2977B649" w14:textId="77777777" w:rsidR="002F44E0" w:rsidRPr="0059364C" w:rsidRDefault="002F44E0" w:rsidP="0059364C">
      <w:pPr>
        <w:rPr>
          <w:rFonts w:ascii="Arial" w:hAnsi="Arial" w:cs="Arial"/>
          <w:sz w:val="24"/>
          <w:szCs w:val="24"/>
        </w:rPr>
      </w:pPr>
    </w:p>
    <w:p w14:paraId="6F4D1C16" w14:textId="576DE9C1" w:rsidR="006321BF" w:rsidRPr="0059364C" w:rsidRDefault="006321BF" w:rsidP="0059364C">
      <w:pPr>
        <w:rPr>
          <w:rFonts w:ascii="Arial" w:hAnsi="Arial" w:cs="Arial"/>
          <w:b/>
          <w:bCs/>
          <w:sz w:val="24"/>
          <w:szCs w:val="24"/>
        </w:rPr>
      </w:pPr>
      <w:r w:rsidRPr="0059364C">
        <w:rPr>
          <w:rFonts w:ascii="Arial" w:hAnsi="Arial" w:cs="Arial"/>
          <w:b/>
          <w:bCs/>
          <w:sz w:val="24"/>
          <w:szCs w:val="24"/>
        </w:rPr>
        <w:t xml:space="preserve">Table 2. Clinical signs and symptoms of women </w:t>
      </w:r>
      <w:r w:rsidR="002550C8" w:rsidRPr="0059364C">
        <w:rPr>
          <w:rFonts w:ascii="Arial" w:hAnsi="Arial" w:cs="Arial"/>
          <w:b/>
          <w:bCs/>
          <w:sz w:val="24"/>
          <w:szCs w:val="24"/>
        </w:rPr>
        <w:t>with BV</w:t>
      </w:r>
    </w:p>
    <w:tbl>
      <w:tblPr>
        <w:tblStyle w:val="TableGrid"/>
        <w:tblW w:w="77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6"/>
        <w:gridCol w:w="268"/>
        <w:gridCol w:w="2126"/>
        <w:gridCol w:w="426"/>
        <w:gridCol w:w="1660"/>
      </w:tblGrid>
      <w:tr w:rsidR="001F6E23" w:rsidRPr="0059364C" w14:paraId="7B9CE88B" w14:textId="77777777" w:rsidTr="000458D4">
        <w:tc>
          <w:tcPr>
            <w:tcW w:w="3276" w:type="dxa"/>
          </w:tcPr>
          <w:p w14:paraId="13D744BF" w14:textId="67EFA8C2" w:rsidR="001F6E23" w:rsidRPr="0059364C" w:rsidRDefault="009E0019" w:rsidP="0059364C">
            <w:pPr>
              <w:rPr>
                <w:rFonts w:ascii="Arial" w:hAnsi="Arial" w:cs="Arial"/>
                <w:sz w:val="24"/>
                <w:szCs w:val="24"/>
              </w:rPr>
            </w:pPr>
            <w:r w:rsidRPr="0059364C">
              <w:rPr>
                <w:rFonts w:ascii="Arial" w:hAnsi="Arial" w:cs="Arial"/>
                <w:sz w:val="24"/>
                <w:szCs w:val="24"/>
              </w:rPr>
              <w:lastRenderedPageBreak/>
              <w:t>Clinical finding</w:t>
            </w:r>
          </w:p>
        </w:tc>
        <w:tc>
          <w:tcPr>
            <w:tcW w:w="2394" w:type="dxa"/>
            <w:gridSpan w:val="2"/>
          </w:tcPr>
          <w:p w14:paraId="4474FF38" w14:textId="14840ADA" w:rsidR="001F6E23" w:rsidRPr="0059364C" w:rsidRDefault="009E0019" w:rsidP="0059364C">
            <w:pPr>
              <w:rPr>
                <w:rFonts w:ascii="Arial" w:hAnsi="Arial" w:cs="Arial"/>
                <w:sz w:val="24"/>
                <w:szCs w:val="24"/>
              </w:rPr>
            </w:pPr>
            <w:r w:rsidRPr="0059364C">
              <w:rPr>
                <w:rFonts w:ascii="Arial" w:hAnsi="Arial" w:cs="Arial"/>
                <w:sz w:val="24"/>
                <w:szCs w:val="24"/>
              </w:rPr>
              <w:t>Total number</w:t>
            </w:r>
          </w:p>
        </w:tc>
        <w:tc>
          <w:tcPr>
            <w:tcW w:w="2086" w:type="dxa"/>
            <w:gridSpan w:val="2"/>
          </w:tcPr>
          <w:p w14:paraId="5F7D7559" w14:textId="2F6B5034" w:rsidR="005A1EEC" w:rsidRPr="0059364C" w:rsidRDefault="009E0019" w:rsidP="0059364C">
            <w:pPr>
              <w:rPr>
                <w:rFonts w:ascii="Arial" w:hAnsi="Arial" w:cs="Arial"/>
                <w:sz w:val="24"/>
                <w:szCs w:val="24"/>
              </w:rPr>
            </w:pPr>
            <w:r w:rsidRPr="0059364C">
              <w:rPr>
                <w:rFonts w:ascii="Arial" w:hAnsi="Arial" w:cs="Arial"/>
                <w:sz w:val="24"/>
                <w:szCs w:val="24"/>
              </w:rPr>
              <w:t xml:space="preserve">Percentage </w:t>
            </w:r>
            <w:r w:rsidR="005A1EEC" w:rsidRPr="0059364C">
              <w:rPr>
                <w:rFonts w:ascii="Arial" w:hAnsi="Arial" w:cs="Arial"/>
                <w:sz w:val="24"/>
                <w:szCs w:val="24"/>
              </w:rPr>
              <w:t>(%)</w:t>
            </w:r>
          </w:p>
          <w:p w14:paraId="576FEB26" w14:textId="6B0BBECF" w:rsidR="001F6E23" w:rsidRPr="0059364C" w:rsidRDefault="009E0019" w:rsidP="0059364C">
            <w:pPr>
              <w:rPr>
                <w:rFonts w:ascii="Arial" w:hAnsi="Arial" w:cs="Arial"/>
                <w:sz w:val="24"/>
                <w:szCs w:val="24"/>
              </w:rPr>
            </w:pPr>
            <w:r w:rsidRPr="0059364C">
              <w:rPr>
                <w:rFonts w:ascii="Arial" w:hAnsi="Arial" w:cs="Arial"/>
                <w:sz w:val="24"/>
                <w:szCs w:val="24"/>
              </w:rPr>
              <w:t>n = 100</w:t>
            </w:r>
          </w:p>
        </w:tc>
      </w:tr>
      <w:tr w:rsidR="001F6E23" w:rsidRPr="0059364C" w14:paraId="6FED8800" w14:textId="77777777" w:rsidTr="000458D4">
        <w:tc>
          <w:tcPr>
            <w:tcW w:w="3544" w:type="dxa"/>
            <w:gridSpan w:val="2"/>
          </w:tcPr>
          <w:p w14:paraId="4D92113C" w14:textId="042E2E7B" w:rsidR="001F6E23" w:rsidRPr="0059364C" w:rsidRDefault="009E0019" w:rsidP="0059364C">
            <w:pPr>
              <w:rPr>
                <w:rFonts w:ascii="Arial" w:hAnsi="Arial" w:cs="Arial"/>
                <w:i/>
                <w:iCs/>
                <w:sz w:val="24"/>
                <w:szCs w:val="24"/>
              </w:rPr>
            </w:pPr>
            <w:r w:rsidRPr="0059364C">
              <w:rPr>
                <w:rFonts w:ascii="Arial" w:hAnsi="Arial" w:cs="Arial"/>
                <w:i/>
                <w:iCs/>
                <w:sz w:val="24"/>
                <w:szCs w:val="24"/>
              </w:rPr>
              <w:t>Abnormal vaginal or cervical discharge</w:t>
            </w:r>
          </w:p>
        </w:tc>
        <w:tc>
          <w:tcPr>
            <w:tcW w:w="2552" w:type="dxa"/>
            <w:gridSpan w:val="2"/>
          </w:tcPr>
          <w:p w14:paraId="77AC04A2" w14:textId="010E533A" w:rsidR="001F6E23" w:rsidRPr="0059364C" w:rsidRDefault="00DD0508" w:rsidP="0059364C">
            <w:pPr>
              <w:rPr>
                <w:rFonts w:ascii="Arial" w:hAnsi="Arial" w:cs="Arial"/>
                <w:sz w:val="24"/>
                <w:szCs w:val="24"/>
              </w:rPr>
            </w:pPr>
            <w:r w:rsidRPr="0059364C">
              <w:rPr>
                <w:rFonts w:ascii="Arial" w:hAnsi="Arial" w:cs="Arial"/>
                <w:sz w:val="24"/>
                <w:szCs w:val="24"/>
              </w:rPr>
              <w:t>72</w:t>
            </w:r>
          </w:p>
        </w:tc>
        <w:tc>
          <w:tcPr>
            <w:tcW w:w="1660" w:type="dxa"/>
          </w:tcPr>
          <w:p w14:paraId="1D3AB2E4" w14:textId="3F8B29DF" w:rsidR="001F6E23" w:rsidRPr="0059364C" w:rsidRDefault="005A1EEC" w:rsidP="0059364C">
            <w:pPr>
              <w:rPr>
                <w:rFonts w:ascii="Arial" w:hAnsi="Arial" w:cs="Arial"/>
                <w:sz w:val="24"/>
                <w:szCs w:val="24"/>
              </w:rPr>
            </w:pPr>
            <w:r w:rsidRPr="0059364C">
              <w:rPr>
                <w:rFonts w:ascii="Arial" w:hAnsi="Arial" w:cs="Arial"/>
                <w:sz w:val="24"/>
                <w:szCs w:val="24"/>
              </w:rPr>
              <w:t>72 %</w:t>
            </w:r>
          </w:p>
        </w:tc>
      </w:tr>
      <w:tr w:rsidR="001F6E23" w:rsidRPr="0059364C" w14:paraId="55E16EAF" w14:textId="77777777" w:rsidTr="000458D4">
        <w:tc>
          <w:tcPr>
            <w:tcW w:w="3544" w:type="dxa"/>
            <w:gridSpan w:val="2"/>
          </w:tcPr>
          <w:p w14:paraId="06876A87" w14:textId="7DCD3517" w:rsidR="001F6E23" w:rsidRPr="0059364C" w:rsidRDefault="004E044B" w:rsidP="0059364C">
            <w:pPr>
              <w:rPr>
                <w:rFonts w:ascii="Arial" w:hAnsi="Arial" w:cs="Arial"/>
                <w:i/>
                <w:iCs/>
                <w:sz w:val="24"/>
                <w:szCs w:val="24"/>
              </w:rPr>
            </w:pPr>
            <w:r w:rsidRPr="0059364C">
              <w:rPr>
                <w:rFonts w:ascii="Arial" w:hAnsi="Arial" w:cs="Arial"/>
                <w:i/>
                <w:iCs/>
                <w:sz w:val="24"/>
                <w:szCs w:val="24"/>
              </w:rPr>
              <w:t>Vulvar lesions</w:t>
            </w:r>
          </w:p>
        </w:tc>
        <w:tc>
          <w:tcPr>
            <w:tcW w:w="2552" w:type="dxa"/>
            <w:gridSpan w:val="2"/>
          </w:tcPr>
          <w:p w14:paraId="140E80B5" w14:textId="714B624B" w:rsidR="001F6E23" w:rsidRPr="0059364C" w:rsidRDefault="00DD0508" w:rsidP="0059364C">
            <w:pPr>
              <w:rPr>
                <w:rFonts w:ascii="Arial" w:hAnsi="Arial" w:cs="Arial"/>
                <w:sz w:val="24"/>
                <w:szCs w:val="24"/>
              </w:rPr>
            </w:pPr>
            <w:r w:rsidRPr="0059364C">
              <w:rPr>
                <w:rFonts w:ascii="Arial" w:hAnsi="Arial" w:cs="Arial"/>
                <w:sz w:val="24"/>
                <w:szCs w:val="24"/>
              </w:rPr>
              <w:t>02</w:t>
            </w:r>
          </w:p>
        </w:tc>
        <w:tc>
          <w:tcPr>
            <w:tcW w:w="1660" w:type="dxa"/>
          </w:tcPr>
          <w:p w14:paraId="0B6C540F" w14:textId="5242E287" w:rsidR="001F6E23" w:rsidRPr="0059364C" w:rsidRDefault="005A1EEC" w:rsidP="0059364C">
            <w:pPr>
              <w:rPr>
                <w:rFonts w:ascii="Arial" w:hAnsi="Arial" w:cs="Arial"/>
                <w:sz w:val="24"/>
                <w:szCs w:val="24"/>
              </w:rPr>
            </w:pPr>
            <w:r w:rsidRPr="0059364C">
              <w:rPr>
                <w:rFonts w:ascii="Arial" w:hAnsi="Arial" w:cs="Arial"/>
                <w:sz w:val="24"/>
                <w:szCs w:val="24"/>
              </w:rPr>
              <w:t>2</w:t>
            </w:r>
            <w:r w:rsidR="006F61BE" w:rsidRPr="0059364C">
              <w:rPr>
                <w:rFonts w:ascii="Arial" w:hAnsi="Arial" w:cs="Arial"/>
                <w:sz w:val="24"/>
                <w:szCs w:val="24"/>
              </w:rPr>
              <w:t xml:space="preserve"> %</w:t>
            </w:r>
          </w:p>
        </w:tc>
      </w:tr>
      <w:tr w:rsidR="001F6E23" w:rsidRPr="0059364C" w14:paraId="27433699" w14:textId="77777777" w:rsidTr="000458D4">
        <w:tc>
          <w:tcPr>
            <w:tcW w:w="3544" w:type="dxa"/>
            <w:gridSpan w:val="2"/>
          </w:tcPr>
          <w:p w14:paraId="446001FF" w14:textId="1AFFFDF4" w:rsidR="001F6E23" w:rsidRPr="0059364C" w:rsidRDefault="00066E8B" w:rsidP="0059364C">
            <w:pPr>
              <w:rPr>
                <w:rFonts w:ascii="Arial" w:hAnsi="Arial" w:cs="Arial"/>
                <w:i/>
                <w:iCs/>
                <w:sz w:val="24"/>
                <w:szCs w:val="24"/>
              </w:rPr>
            </w:pPr>
            <w:r w:rsidRPr="0059364C">
              <w:rPr>
                <w:rFonts w:ascii="Arial" w:hAnsi="Arial" w:cs="Arial"/>
                <w:i/>
                <w:iCs/>
                <w:sz w:val="24"/>
                <w:szCs w:val="24"/>
              </w:rPr>
              <w:t>Vaginal wall erythema</w:t>
            </w:r>
          </w:p>
        </w:tc>
        <w:tc>
          <w:tcPr>
            <w:tcW w:w="2552" w:type="dxa"/>
            <w:gridSpan w:val="2"/>
          </w:tcPr>
          <w:p w14:paraId="323965FC" w14:textId="40E26DE9" w:rsidR="001F6E23" w:rsidRPr="0059364C" w:rsidRDefault="00DD0508" w:rsidP="0059364C">
            <w:pPr>
              <w:rPr>
                <w:rFonts w:ascii="Arial" w:hAnsi="Arial" w:cs="Arial"/>
                <w:sz w:val="24"/>
                <w:szCs w:val="24"/>
              </w:rPr>
            </w:pPr>
            <w:r w:rsidRPr="0059364C">
              <w:rPr>
                <w:rFonts w:ascii="Arial" w:hAnsi="Arial" w:cs="Arial"/>
                <w:sz w:val="24"/>
                <w:szCs w:val="24"/>
              </w:rPr>
              <w:t>04</w:t>
            </w:r>
          </w:p>
        </w:tc>
        <w:tc>
          <w:tcPr>
            <w:tcW w:w="1660" w:type="dxa"/>
          </w:tcPr>
          <w:p w14:paraId="5F0A3FEC" w14:textId="6AF929B6" w:rsidR="001F6E23" w:rsidRPr="0059364C" w:rsidRDefault="006F61BE" w:rsidP="0059364C">
            <w:pPr>
              <w:rPr>
                <w:rFonts w:ascii="Arial" w:hAnsi="Arial" w:cs="Arial"/>
                <w:sz w:val="24"/>
                <w:szCs w:val="24"/>
              </w:rPr>
            </w:pPr>
            <w:r w:rsidRPr="0059364C">
              <w:rPr>
                <w:rFonts w:ascii="Arial" w:hAnsi="Arial" w:cs="Arial"/>
                <w:sz w:val="24"/>
                <w:szCs w:val="24"/>
              </w:rPr>
              <w:t>4 %</w:t>
            </w:r>
          </w:p>
        </w:tc>
      </w:tr>
      <w:tr w:rsidR="001F6E23" w:rsidRPr="0059364C" w14:paraId="40A8C9B7" w14:textId="77777777" w:rsidTr="000458D4">
        <w:tc>
          <w:tcPr>
            <w:tcW w:w="3544" w:type="dxa"/>
            <w:gridSpan w:val="2"/>
          </w:tcPr>
          <w:p w14:paraId="58925AB5" w14:textId="04CE49F6" w:rsidR="001F6E23" w:rsidRPr="0059364C" w:rsidRDefault="00F21520" w:rsidP="0059364C">
            <w:pPr>
              <w:rPr>
                <w:rFonts w:ascii="Arial" w:hAnsi="Arial" w:cs="Arial"/>
                <w:i/>
                <w:iCs/>
                <w:sz w:val="24"/>
                <w:szCs w:val="24"/>
              </w:rPr>
            </w:pPr>
            <w:r w:rsidRPr="0059364C">
              <w:rPr>
                <w:rFonts w:ascii="Arial" w:hAnsi="Arial" w:cs="Arial"/>
                <w:i/>
                <w:iCs/>
                <w:sz w:val="24"/>
                <w:szCs w:val="24"/>
              </w:rPr>
              <w:t>Cervical</w:t>
            </w:r>
            <w:r w:rsidR="001D0A34" w:rsidRPr="0059364C">
              <w:rPr>
                <w:rFonts w:ascii="Arial" w:hAnsi="Arial" w:cs="Arial"/>
                <w:i/>
                <w:iCs/>
                <w:sz w:val="24"/>
                <w:szCs w:val="24"/>
              </w:rPr>
              <w:t xml:space="preserve"> l</w:t>
            </w:r>
            <w:r w:rsidRPr="0059364C">
              <w:rPr>
                <w:rFonts w:ascii="Arial" w:hAnsi="Arial" w:cs="Arial"/>
                <w:i/>
                <w:iCs/>
                <w:sz w:val="24"/>
                <w:szCs w:val="24"/>
              </w:rPr>
              <w:t>esions (ulcer</w:t>
            </w:r>
            <w:r w:rsidR="001D0A34" w:rsidRPr="0059364C">
              <w:rPr>
                <w:rFonts w:ascii="Arial" w:hAnsi="Arial" w:cs="Arial"/>
                <w:i/>
                <w:iCs/>
                <w:sz w:val="24"/>
                <w:szCs w:val="24"/>
              </w:rPr>
              <w:t xml:space="preserve">ation/ </w:t>
            </w:r>
            <w:r w:rsidR="00E04CA4" w:rsidRPr="0059364C">
              <w:rPr>
                <w:rFonts w:ascii="Arial" w:hAnsi="Arial" w:cs="Arial"/>
                <w:i/>
                <w:iCs/>
                <w:sz w:val="24"/>
                <w:szCs w:val="24"/>
              </w:rPr>
              <w:t>blister</w:t>
            </w:r>
            <w:r w:rsidR="001D0A34" w:rsidRPr="0059364C">
              <w:rPr>
                <w:rFonts w:ascii="Arial" w:hAnsi="Arial" w:cs="Arial"/>
                <w:i/>
                <w:iCs/>
                <w:sz w:val="24"/>
                <w:szCs w:val="24"/>
              </w:rPr>
              <w:t>)</w:t>
            </w:r>
          </w:p>
        </w:tc>
        <w:tc>
          <w:tcPr>
            <w:tcW w:w="2552" w:type="dxa"/>
            <w:gridSpan w:val="2"/>
          </w:tcPr>
          <w:p w14:paraId="01AEA467" w14:textId="7F5F8BE9" w:rsidR="001F6E23" w:rsidRPr="0059364C" w:rsidRDefault="00DD0508" w:rsidP="0059364C">
            <w:pPr>
              <w:rPr>
                <w:rFonts w:ascii="Arial" w:hAnsi="Arial" w:cs="Arial"/>
                <w:sz w:val="24"/>
                <w:szCs w:val="24"/>
              </w:rPr>
            </w:pPr>
            <w:r w:rsidRPr="0059364C">
              <w:rPr>
                <w:rFonts w:ascii="Arial" w:hAnsi="Arial" w:cs="Arial"/>
                <w:sz w:val="24"/>
                <w:szCs w:val="24"/>
              </w:rPr>
              <w:t>02</w:t>
            </w:r>
          </w:p>
        </w:tc>
        <w:tc>
          <w:tcPr>
            <w:tcW w:w="1660" w:type="dxa"/>
          </w:tcPr>
          <w:p w14:paraId="23E5C44F" w14:textId="73C20EB2" w:rsidR="001F6E23" w:rsidRPr="0059364C" w:rsidRDefault="006F61BE" w:rsidP="0059364C">
            <w:pPr>
              <w:rPr>
                <w:rFonts w:ascii="Arial" w:hAnsi="Arial" w:cs="Arial"/>
                <w:sz w:val="24"/>
                <w:szCs w:val="24"/>
              </w:rPr>
            </w:pPr>
            <w:r w:rsidRPr="0059364C">
              <w:rPr>
                <w:rFonts w:ascii="Arial" w:hAnsi="Arial" w:cs="Arial"/>
                <w:sz w:val="24"/>
                <w:szCs w:val="24"/>
              </w:rPr>
              <w:t>2 %</w:t>
            </w:r>
          </w:p>
        </w:tc>
      </w:tr>
      <w:tr w:rsidR="001F6E23" w:rsidRPr="0059364C" w14:paraId="54016983" w14:textId="77777777" w:rsidTr="000458D4">
        <w:tc>
          <w:tcPr>
            <w:tcW w:w="3544" w:type="dxa"/>
            <w:gridSpan w:val="2"/>
          </w:tcPr>
          <w:p w14:paraId="264F591C" w14:textId="200841C1" w:rsidR="001F6E23" w:rsidRPr="0059364C" w:rsidRDefault="00F54957" w:rsidP="0059364C">
            <w:pPr>
              <w:rPr>
                <w:rFonts w:ascii="Arial" w:hAnsi="Arial" w:cs="Arial"/>
                <w:i/>
                <w:iCs/>
                <w:sz w:val="24"/>
                <w:szCs w:val="24"/>
              </w:rPr>
            </w:pPr>
            <w:r w:rsidRPr="0059364C">
              <w:rPr>
                <w:rFonts w:ascii="Arial" w:hAnsi="Arial" w:cs="Arial"/>
                <w:i/>
                <w:iCs/>
                <w:sz w:val="24"/>
                <w:szCs w:val="24"/>
              </w:rPr>
              <w:t>Cervical plaques</w:t>
            </w:r>
          </w:p>
        </w:tc>
        <w:tc>
          <w:tcPr>
            <w:tcW w:w="2552" w:type="dxa"/>
            <w:gridSpan w:val="2"/>
          </w:tcPr>
          <w:p w14:paraId="4D1A42AA" w14:textId="558AA2E5" w:rsidR="001F6E23" w:rsidRPr="0059364C" w:rsidRDefault="00DD0508" w:rsidP="0059364C">
            <w:pPr>
              <w:rPr>
                <w:rFonts w:ascii="Arial" w:hAnsi="Arial" w:cs="Arial"/>
                <w:sz w:val="24"/>
                <w:szCs w:val="24"/>
              </w:rPr>
            </w:pPr>
            <w:r w:rsidRPr="0059364C">
              <w:rPr>
                <w:rFonts w:ascii="Arial" w:hAnsi="Arial" w:cs="Arial"/>
                <w:sz w:val="24"/>
                <w:szCs w:val="24"/>
              </w:rPr>
              <w:t>07</w:t>
            </w:r>
          </w:p>
        </w:tc>
        <w:tc>
          <w:tcPr>
            <w:tcW w:w="1660" w:type="dxa"/>
          </w:tcPr>
          <w:p w14:paraId="037C5625" w14:textId="76BAABEF" w:rsidR="001F6E23" w:rsidRPr="0059364C" w:rsidRDefault="006F61BE" w:rsidP="0059364C">
            <w:pPr>
              <w:rPr>
                <w:rFonts w:ascii="Arial" w:hAnsi="Arial" w:cs="Arial"/>
                <w:sz w:val="24"/>
                <w:szCs w:val="24"/>
              </w:rPr>
            </w:pPr>
            <w:r w:rsidRPr="0059364C">
              <w:rPr>
                <w:rFonts w:ascii="Arial" w:hAnsi="Arial" w:cs="Arial"/>
                <w:sz w:val="24"/>
                <w:szCs w:val="24"/>
              </w:rPr>
              <w:t>7 %</w:t>
            </w:r>
          </w:p>
        </w:tc>
      </w:tr>
      <w:tr w:rsidR="00F54957" w:rsidRPr="0059364C" w14:paraId="1C39027F" w14:textId="77777777" w:rsidTr="000458D4">
        <w:tc>
          <w:tcPr>
            <w:tcW w:w="3544" w:type="dxa"/>
            <w:gridSpan w:val="2"/>
          </w:tcPr>
          <w:p w14:paraId="1D3D911D" w14:textId="0707953F" w:rsidR="00F54957" w:rsidRPr="0059364C" w:rsidRDefault="00F54957" w:rsidP="0059364C">
            <w:pPr>
              <w:rPr>
                <w:rFonts w:ascii="Arial" w:hAnsi="Arial" w:cs="Arial"/>
                <w:i/>
                <w:iCs/>
                <w:sz w:val="24"/>
                <w:szCs w:val="24"/>
              </w:rPr>
            </w:pPr>
            <w:r w:rsidRPr="0059364C">
              <w:rPr>
                <w:rFonts w:ascii="Arial" w:hAnsi="Arial" w:cs="Arial"/>
                <w:i/>
                <w:iCs/>
                <w:sz w:val="24"/>
                <w:szCs w:val="24"/>
              </w:rPr>
              <w:t>Cervical erythema</w:t>
            </w:r>
          </w:p>
        </w:tc>
        <w:tc>
          <w:tcPr>
            <w:tcW w:w="2552" w:type="dxa"/>
            <w:gridSpan w:val="2"/>
          </w:tcPr>
          <w:p w14:paraId="5DF4D22F" w14:textId="12E99316" w:rsidR="00F54957" w:rsidRPr="0059364C" w:rsidRDefault="005A1EEC" w:rsidP="0059364C">
            <w:pPr>
              <w:rPr>
                <w:rFonts w:ascii="Arial" w:hAnsi="Arial" w:cs="Arial"/>
                <w:sz w:val="24"/>
                <w:szCs w:val="24"/>
              </w:rPr>
            </w:pPr>
            <w:r w:rsidRPr="0059364C">
              <w:rPr>
                <w:rFonts w:ascii="Arial" w:hAnsi="Arial" w:cs="Arial"/>
                <w:sz w:val="24"/>
                <w:szCs w:val="24"/>
              </w:rPr>
              <w:t>06</w:t>
            </w:r>
          </w:p>
        </w:tc>
        <w:tc>
          <w:tcPr>
            <w:tcW w:w="1660" w:type="dxa"/>
          </w:tcPr>
          <w:p w14:paraId="14304E50" w14:textId="7262F7F7" w:rsidR="00F54957" w:rsidRPr="0059364C" w:rsidRDefault="006F61BE" w:rsidP="0059364C">
            <w:pPr>
              <w:rPr>
                <w:rFonts w:ascii="Arial" w:hAnsi="Arial" w:cs="Arial"/>
                <w:sz w:val="24"/>
                <w:szCs w:val="24"/>
              </w:rPr>
            </w:pPr>
            <w:r w:rsidRPr="0059364C">
              <w:rPr>
                <w:rFonts w:ascii="Arial" w:hAnsi="Arial" w:cs="Arial"/>
                <w:sz w:val="24"/>
                <w:szCs w:val="24"/>
              </w:rPr>
              <w:t>6 %</w:t>
            </w:r>
          </w:p>
        </w:tc>
      </w:tr>
      <w:tr w:rsidR="007B55A7" w:rsidRPr="0059364C" w14:paraId="71723146" w14:textId="77777777" w:rsidTr="000458D4">
        <w:tc>
          <w:tcPr>
            <w:tcW w:w="3544" w:type="dxa"/>
            <w:gridSpan w:val="2"/>
          </w:tcPr>
          <w:p w14:paraId="47FAFCD1" w14:textId="77777777" w:rsidR="007B55A7" w:rsidRPr="0059364C" w:rsidRDefault="007B55A7" w:rsidP="0059364C">
            <w:pPr>
              <w:rPr>
                <w:rFonts w:ascii="Arial" w:hAnsi="Arial" w:cs="Arial"/>
                <w:i/>
                <w:iCs/>
                <w:sz w:val="24"/>
                <w:szCs w:val="24"/>
              </w:rPr>
            </w:pPr>
          </w:p>
        </w:tc>
        <w:tc>
          <w:tcPr>
            <w:tcW w:w="2552" w:type="dxa"/>
            <w:gridSpan w:val="2"/>
          </w:tcPr>
          <w:p w14:paraId="02C1C88E" w14:textId="77777777" w:rsidR="007B55A7" w:rsidRPr="0059364C" w:rsidRDefault="007B55A7" w:rsidP="0059364C">
            <w:pPr>
              <w:rPr>
                <w:rFonts w:ascii="Arial" w:hAnsi="Arial" w:cs="Arial"/>
                <w:sz w:val="24"/>
                <w:szCs w:val="24"/>
              </w:rPr>
            </w:pPr>
          </w:p>
        </w:tc>
        <w:tc>
          <w:tcPr>
            <w:tcW w:w="1660" w:type="dxa"/>
          </w:tcPr>
          <w:p w14:paraId="5F378EE8" w14:textId="77777777" w:rsidR="007B55A7" w:rsidRPr="0059364C" w:rsidRDefault="007B55A7" w:rsidP="0059364C">
            <w:pPr>
              <w:rPr>
                <w:rFonts w:ascii="Arial" w:hAnsi="Arial" w:cs="Arial"/>
                <w:sz w:val="24"/>
                <w:szCs w:val="24"/>
              </w:rPr>
            </w:pPr>
          </w:p>
        </w:tc>
      </w:tr>
      <w:tr w:rsidR="00FE51AF" w:rsidRPr="0059364C" w14:paraId="3698E513" w14:textId="77777777" w:rsidTr="000458D4">
        <w:tc>
          <w:tcPr>
            <w:tcW w:w="3544" w:type="dxa"/>
            <w:gridSpan w:val="2"/>
          </w:tcPr>
          <w:p w14:paraId="66423208" w14:textId="1CFA9CA8" w:rsidR="00FE51AF" w:rsidRPr="0059364C" w:rsidRDefault="00FE51AF" w:rsidP="0059364C">
            <w:pPr>
              <w:rPr>
                <w:rFonts w:ascii="Arial" w:eastAsia="Helvetica" w:hAnsi="Arial" w:cs="Arial"/>
                <w:color w:val="000000"/>
                <w:sz w:val="24"/>
                <w:szCs w:val="24"/>
              </w:rPr>
            </w:pPr>
            <w:r w:rsidRPr="0059364C">
              <w:rPr>
                <w:rFonts w:ascii="Arial" w:eastAsia="Helvetica" w:hAnsi="Arial" w:cs="Arial"/>
                <w:color w:val="000000"/>
                <w:sz w:val="24"/>
                <w:szCs w:val="24"/>
              </w:rPr>
              <w:t>Weight</w:t>
            </w:r>
            <w:r w:rsidR="00836B7B" w:rsidRPr="0059364C">
              <w:rPr>
                <w:rFonts w:ascii="Arial" w:eastAsia="Helvetica" w:hAnsi="Arial" w:cs="Arial"/>
                <w:color w:val="000000"/>
                <w:sz w:val="24"/>
                <w:szCs w:val="24"/>
              </w:rPr>
              <w:t xml:space="preserve"> (in kilograms</w:t>
            </w:r>
            <w:r w:rsidR="00A00148" w:rsidRPr="0059364C">
              <w:rPr>
                <w:rFonts w:ascii="Arial" w:eastAsia="Helvetica" w:hAnsi="Arial" w:cs="Arial"/>
                <w:color w:val="000000"/>
                <w:sz w:val="24"/>
                <w:szCs w:val="24"/>
              </w:rPr>
              <w:t>, kg</w:t>
            </w:r>
            <w:r w:rsidR="00836B7B" w:rsidRPr="0059364C">
              <w:rPr>
                <w:rFonts w:ascii="Arial" w:eastAsia="Helvetica" w:hAnsi="Arial" w:cs="Arial"/>
                <w:color w:val="000000"/>
                <w:sz w:val="24"/>
                <w:szCs w:val="24"/>
              </w:rPr>
              <w:t>)</w:t>
            </w:r>
          </w:p>
        </w:tc>
        <w:tc>
          <w:tcPr>
            <w:tcW w:w="2552" w:type="dxa"/>
            <w:gridSpan w:val="2"/>
          </w:tcPr>
          <w:p w14:paraId="14864E47" w14:textId="1F6EB0F3" w:rsidR="00FE51AF" w:rsidRPr="0059364C" w:rsidRDefault="00FE51AF" w:rsidP="0059364C">
            <w:pPr>
              <w:rPr>
                <w:rFonts w:ascii="Arial" w:eastAsia="Helvetica" w:hAnsi="Arial" w:cs="Arial"/>
                <w:color w:val="000000"/>
                <w:sz w:val="24"/>
                <w:szCs w:val="24"/>
              </w:rPr>
            </w:pPr>
          </w:p>
        </w:tc>
        <w:tc>
          <w:tcPr>
            <w:tcW w:w="1660" w:type="dxa"/>
          </w:tcPr>
          <w:p w14:paraId="7F75A672" w14:textId="77777777" w:rsidR="00FE51AF" w:rsidRPr="0059364C" w:rsidRDefault="00FE51AF" w:rsidP="0059364C">
            <w:pPr>
              <w:rPr>
                <w:rFonts w:ascii="Arial" w:eastAsia="Helvetica" w:hAnsi="Arial" w:cs="Arial"/>
                <w:color w:val="000000"/>
                <w:sz w:val="24"/>
                <w:szCs w:val="24"/>
              </w:rPr>
            </w:pPr>
          </w:p>
        </w:tc>
      </w:tr>
      <w:tr w:rsidR="00FE51AF" w:rsidRPr="0059364C" w14:paraId="686379F8" w14:textId="77777777" w:rsidTr="000458D4">
        <w:tc>
          <w:tcPr>
            <w:tcW w:w="3544" w:type="dxa"/>
            <w:gridSpan w:val="2"/>
          </w:tcPr>
          <w:p w14:paraId="2298E35E" w14:textId="77777777" w:rsidR="00FE51AF" w:rsidRPr="0059364C" w:rsidRDefault="00FE51AF" w:rsidP="0059364C">
            <w:pPr>
              <w:rPr>
                <w:rFonts w:ascii="Arial" w:eastAsia="Helvetica" w:hAnsi="Arial" w:cs="Arial"/>
                <w:i/>
                <w:color w:val="000000"/>
                <w:sz w:val="24"/>
                <w:szCs w:val="24"/>
              </w:rPr>
            </w:pPr>
            <w:r w:rsidRPr="0059364C">
              <w:rPr>
                <w:rFonts w:ascii="Arial" w:eastAsia="Helvetica" w:hAnsi="Arial" w:cs="Arial"/>
                <w:i/>
                <w:color w:val="000000"/>
                <w:sz w:val="24"/>
                <w:szCs w:val="24"/>
              </w:rPr>
              <w:t>Mean (SD)</w:t>
            </w:r>
          </w:p>
        </w:tc>
        <w:tc>
          <w:tcPr>
            <w:tcW w:w="2552" w:type="dxa"/>
            <w:gridSpan w:val="2"/>
          </w:tcPr>
          <w:p w14:paraId="5E576257" w14:textId="7D24454E" w:rsidR="00FE51AF" w:rsidRPr="0059364C" w:rsidRDefault="009D7948" w:rsidP="0059364C">
            <w:pPr>
              <w:rPr>
                <w:rFonts w:ascii="Arial" w:eastAsia="Helvetica" w:hAnsi="Arial" w:cs="Arial"/>
                <w:color w:val="000000"/>
                <w:sz w:val="24"/>
                <w:szCs w:val="24"/>
              </w:rPr>
            </w:pPr>
            <w:r w:rsidRPr="0059364C">
              <w:rPr>
                <w:rFonts w:ascii="Arial" w:eastAsia="Helvetica" w:hAnsi="Arial" w:cs="Arial"/>
                <w:color w:val="000000"/>
                <w:sz w:val="24"/>
                <w:szCs w:val="24"/>
              </w:rPr>
              <w:t>82</w:t>
            </w:r>
            <w:r w:rsidR="00815665" w:rsidRPr="0059364C">
              <w:rPr>
                <w:rFonts w:ascii="Arial" w:eastAsia="Helvetica" w:hAnsi="Arial" w:cs="Arial"/>
                <w:color w:val="000000"/>
                <w:sz w:val="24"/>
                <w:szCs w:val="24"/>
              </w:rPr>
              <w:t xml:space="preserve"> (20)</w:t>
            </w:r>
          </w:p>
        </w:tc>
        <w:tc>
          <w:tcPr>
            <w:tcW w:w="1660" w:type="dxa"/>
          </w:tcPr>
          <w:p w14:paraId="59649199" w14:textId="29FAE6FE" w:rsidR="00FE51AF" w:rsidRPr="0059364C" w:rsidRDefault="00C014B2" w:rsidP="0059364C">
            <w:pPr>
              <w:rPr>
                <w:rFonts w:ascii="Arial" w:eastAsia="Helvetica" w:hAnsi="Arial" w:cs="Arial"/>
                <w:color w:val="000000"/>
                <w:sz w:val="24"/>
                <w:szCs w:val="24"/>
              </w:rPr>
            </w:pPr>
            <w:r w:rsidRPr="0059364C">
              <w:rPr>
                <w:rFonts w:ascii="Arial" w:eastAsia="Helvetica" w:hAnsi="Arial" w:cs="Arial"/>
                <w:color w:val="000000"/>
                <w:sz w:val="24"/>
                <w:szCs w:val="24"/>
              </w:rPr>
              <w:t>-</w:t>
            </w:r>
          </w:p>
        </w:tc>
      </w:tr>
      <w:tr w:rsidR="00FE51AF" w:rsidRPr="0059364C" w14:paraId="00E18853" w14:textId="77777777" w:rsidTr="000458D4">
        <w:tc>
          <w:tcPr>
            <w:tcW w:w="3544" w:type="dxa"/>
            <w:gridSpan w:val="2"/>
          </w:tcPr>
          <w:p w14:paraId="4B4B055F" w14:textId="74919EE9" w:rsidR="00FE51AF" w:rsidRPr="0059364C" w:rsidRDefault="00FE51AF" w:rsidP="0059364C">
            <w:pPr>
              <w:rPr>
                <w:rFonts w:ascii="Arial" w:eastAsia="Helvetica" w:hAnsi="Arial" w:cs="Arial"/>
                <w:i/>
                <w:color w:val="000000"/>
                <w:sz w:val="24"/>
                <w:szCs w:val="24"/>
              </w:rPr>
            </w:pPr>
            <w:r w:rsidRPr="0059364C">
              <w:rPr>
                <w:rFonts w:ascii="Arial" w:eastAsia="Helvetica" w:hAnsi="Arial" w:cs="Arial"/>
                <w:i/>
                <w:color w:val="000000"/>
                <w:sz w:val="24"/>
                <w:szCs w:val="24"/>
              </w:rPr>
              <w:t>Median (</w:t>
            </w:r>
            <w:r w:rsidR="00F1544E" w:rsidRPr="0059364C">
              <w:rPr>
                <w:rFonts w:ascii="Arial" w:eastAsia="Helvetica" w:hAnsi="Arial" w:cs="Arial"/>
                <w:i/>
                <w:color w:val="000000"/>
                <w:sz w:val="24"/>
                <w:szCs w:val="24"/>
              </w:rPr>
              <w:t>IQR</w:t>
            </w:r>
            <w:r w:rsidRPr="0059364C">
              <w:rPr>
                <w:rFonts w:ascii="Arial" w:eastAsia="Helvetica" w:hAnsi="Arial" w:cs="Arial"/>
                <w:i/>
                <w:color w:val="000000"/>
                <w:sz w:val="24"/>
                <w:szCs w:val="24"/>
              </w:rPr>
              <w:t>)</w:t>
            </w:r>
          </w:p>
        </w:tc>
        <w:tc>
          <w:tcPr>
            <w:tcW w:w="2552" w:type="dxa"/>
            <w:gridSpan w:val="2"/>
          </w:tcPr>
          <w:p w14:paraId="1819FC09" w14:textId="303F46F7" w:rsidR="00FE51AF" w:rsidRPr="0059364C" w:rsidRDefault="009D7948" w:rsidP="0059364C">
            <w:pPr>
              <w:rPr>
                <w:rFonts w:ascii="Arial" w:eastAsia="Helvetica" w:hAnsi="Arial" w:cs="Arial"/>
                <w:color w:val="000000"/>
                <w:sz w:val="24"/>
                <w:szCs w:val="24"/>
              </w:rPr>
            </w:pPr>
            <w:r w:rsidRPr="0059364C">
              <w:rPr>
                <w:rFonts w:ascii="Arial" w:eastAsia="Helvetica" w:hAnsi="Arial" w:cs="Arial"/>
                <w:color w:val="000000"/>
                <w:sz w:val="24"/>
                <w:szCs w:val="24"/>
              </w:rPr>
              <w:t>82</w:t>
            </w:r>
            <w:r w:rsidR="00F1544E" w:rsidRPr="0059364C">
              <w:rPr>
                <w:rFonts w:ascii="Arial" w:eastAsia="Helvetica" w:hAnsi="Arial" w:cs="Arial"/>
                <w:color w:val="000000"/>
                <w:sz w:val="24"/>
                <w:szCs w:val="24"/>
              </w:rPr>
              <w:t xml:space="preserve"> (</w:t>
            </w:r>
            <w:r w:rsidR="00836B7B" w:rsidRPr="0059364C">
              <w:rPr>
                <w:rFonts w:ascii="Arial" w:eastAsia="Helvetica" w:hAnsi="Arial" w:cs="Arial"/>
                <w:color w:val="000000"/>
                <w:sz w:val="24"/>
                <w:szCs w:val="24"/>
              </w:rPr>
              <w:t>66 – 94)</w:t>
            </w:r>
          </w:p>
        </w:tc>
        <w:tc>
          <w:tcPr>
            <w:tcW w:w="1660" w:type="dxa"/>
          </w:tcPr>
          <w:p w14:paraId="37E695AD" w14:textId="197C6515" w:rsidR="00FE51AF" w:rsidRPr="0059364C" w:rsidRDefault="00C014B2" w:rsidP="0059364C">
            <w:pPr>
              <w:rPr>
                <w:rFonts w:ascii="Arial" w:eastAsia="Helvetica" w:hAnsi="Arial" w:cs="Arial"/>
                <w:color w:val="000000"/>
                <w:sz w:val="24"/>
                <w:szCs w:val="24"/>
              </w:rPr>
            </w:pPr>
            <w:r w:rsidRPr="0059364C">
              <w:rPr>
                <w:rFonts w:ascii="Arial" w:eastAsia="Helvetica" w:hAnsi="Arial" w:cs="Arial"/>
                <w:color w:val="000000"/>
                <w:sz w:val="24"/>
                <w:szCs w:val="24"/>
              </w:rPr>
              <w:t>-</w:t>
            </w:r>
          </w:p>
        </w:tc>
      </w:tr>
      <w:tr w:rsidR="00FE51AF" w:rsidRPr="0059364C" w14:paraId="72103D7F" w14:textId="77777777" w:rsidTr="000458D4">
        <w:tc>
          <w:tcPr>
            <w:tcW w:w="3544" w:type="dxa"/>
            <w:gridSpan w:val="2"/>
          </w:tcPr>
          <w:p w14:paraId="67379704" w14:textId="127FF415" w:rsidR="00FE51AF" w:rsidRPr="0059364C" w:rsidRDefault="00FE51AF" w:rsidP="0059364C">
            <w:pPr>
              <w:rPr>
                <w:rFonts w:ascii="Arial" w:eastAsia="Helvetica" w:hAnsi="Arial" w:cs="Arial"/>
                <w:i/>
                <w:color w:val="000000"/>
                <w:sz w:val="24"/>
                <w:szCs w:val="24"/>
              </w:rPr>
            </w:pPr>
          </w:p>
        </w:tc>
        <w:tc>
          <w:tcPr>
            <w:tcW w:w="2552" w:type="dxa"/>
            <w:gridSpan w:val="2"/>
          </w:tcPr>
          <w:p w14:paraId="5AA95D81" w14:textId="77777777" w:rsidR="00FE51AF" w:rsidRPr="0059364C" w:rsidRDefault="00FE51AF" w:rsidP="0059364C">
            <w:pPr>
              <w:rPr>
                <w:rFonts w:ascii="Arial" w:eastAsia="Helvetica" w:hAnsi="Arial" w:cs="Arial"/>
                <w:color w:val="000000"/>
                <w:sz w:val="24"/>
                <w:szCs w:val="24"/>
              </w:rPr>
            </w:pPr>
          </w:p>
        </w:tc>
        <w:tc>
          <w:tcPr>
            <w:tcW w:w="1660" w:type="dxa"/>
          </w:tcPr>
          <w:p w14:paraId="2E74F621" w14:textId="5B2273FB" w:rsidR="00FE51AF" w:rsidRPr="0059364C" w:rsidRDefault="00FE51AF" w:rsidP="0059364C">
            <w:pPr>
              <w:rPr>
                <w:rFonts w:ascii="Arial" w:eastAsia="Helvetica" w:hAnsi="Arial" w:cs="Arial"/>
                <w:color w:val="000000"/>
                <w:sz w:val="24"/>
                <w:szCs w:val="24"/>
              </w:rPr>
            </w:pPr>
          </w:p>
        </w:tc>
      </w:tr>
      <w:tr w:rsidR="00FE51AF" w:rsidRPr="0059364C" w14:paraId="394295E1" w14:textId="77777777" w:rsidTr="000458D4">
        <w:tc>
          <w:tcPr>
            <w:tcW w:w="3544" w:type="dxa"/>
            <w:gridSpan w:val="2"/>
          </w:tcPr>
          <w:p w14:paraId="74141DDB" w14:textId="77777777" w:rsidR="00FE51AF" w:rsidRPr="0059364C" w:rsidRDefault="00FE51AF" w:rsidP="0059364C">
            <w:pPr>
              <w:rPr>
                <w:rFonts w:ascii="Arial" w:eastAsia="Helvetica" w:hAnsi="Arial" w:cs="Arial"/>
                <w:i/>
                <w:color w:val="000000"/>
                <w:sz w:val="24"/>
                <w:szCs w:val="24"/>
              </w:rPr>
            </w:pPr>
            <w:commentRangeStart w:id="96"/>
            <w:commentRangeStart w:id="97"/>
            <w:r w:rsidRPr="0059364C">
              <w:rPr>
                <w:rFonts w:ascii="Arial" w:eastAsia="Helvetica" w:hAnsi="Arial" w:cs="Arial"/>
                <w:i/>
                <w:color w:val="000000"/>
                <w:sz w:val="24"/>
                <w:szCs w:val="24"/>
              </w:rPr>
              <w:t>Not Applicable/Missing</w:t>
            </w:r>
          </w:p>
        </w:tc>
        <w:tc>
          <w:tcPr>
            <w:tcW w:w="2552" w:type="dxa"/>
            <w:gridSpan w:val="2"/>
          </w:tcPr>
          <w:p w14:paraId="42CA49FA" w14:textId="77777777" w:rsidR="00FE51AF" w:rsidRPr="0059364C" w:rsidRDefault="00FE51AF" w:rsidP="0059364C">
            <w:pPr>
              <w:rPr>
                <w:rFonts w:ascii="Arial" w:eastAsia="Helvetica" w:hAnsi="Arial" w:cs="Arial"/>
                <w:color w:val="000000"/>
                <w:sz w:val="24"/>
                <w:szCs w:val="24"/>
              </w:rPr>
            </w:pPr>
          </w:p>
        </w:tc>
        <w:tc>
          <w:tcPr>
            <w:tcW w:w="1660" w:type="dxa"/>
          </w:tcPr>
          <w:p w14:paraId="6584D98E" w14:textId="77777777" w:rsidR="00FE51AF" w:rsidRPr="0059364C" w:rsidRDefault="00FE51AF" w:rsidP="0059364C">
            <w:pPr>
              <w:rPr>
                <w:rFonts w:ascii="Arial" w:eastAsia="Helvetica" w:hAnsi="Arial" w:cs="Arial"/>
                <w:color w:val="000000"/>
                <w:sz w:val="24"/>
                <w:szCs w:val="24"/>
              </w:rPr>
            </w:pPr>
            <w:r w:rsidRPr="0059364C">
              <w:rPr>
                <w:rFonts w:ascii="Arial" w:eastAsia="Helvetica" w:hAnsi="Arial" w:cs="Arial"/>
                <w:color w:val="000000"/>
                <w:sz w:val="24"/>
                <w:szCs w:val="24"/>
              </w:rPr>
              <w:t>1</w:t>
            </w:r>
            <w:commentRangeEnd w:id="96"/>
            <w:r w:rsidR="000458D4" w:rsidRPr="0059364C">
              <w:rPr>
                <w:rStyle w:val="CommentReference"/>
                <w:rFonts w:ascii="Arial" w:eastAsia="Helvetica" w:hAnsi="Arial" w:cs="Arial"/>
                <w:color w:val="000000"/>
                <w:sz w:val="24"/>
                <w:szCs w:val="24"/>
              </w:rPr>
              <w:commentReference w:id="96"/>
            </w:r>
            <w:commentRangeEnd w:id="97"/>
            <w:r w:rsidR="00184528" w:rsidRPr="0059364C">
              <w:rPr>
                <w:rStyle w:val="CommentReference"/>
                <w:rFonts w:ascii="Arial" w:eastAsia="Helvetica" w:hAnsi="Arial" w:cs="Arial"/>
                <w:color w:val="000000"/>
                <w:sz w:val="24"/>
                <w:szCs w:val="24"/>
              </w:rPr>
              <w:commentReference w:id="97"/>
            </w:r>
          </w:p>
        </w:tc>
      </w:tr>
    </w:tbl>
    <w:p w14:paraId="056C9A7E" w14:textId="77777777" w:rsidR="00542055" w:rsidRPr="0059364C" w:rsidRDefault="00542055" w:rsidP="0059364C">
      <w:pPr>
        <w:rPr>
          <w:rFonts w:ascii="Arial" w:eastAsia="Times New Roman" w:hAnsi="Arial" w:cs="Arial"/>
          <w:color w:val="212121"/>
          <w:sz w:val="24"/>
          <w:szCs w:val="24"/>
        </w:rPr>
      </w:pPr>
    </w:p>
    <w:p w14:paraId="2ADCCF7B" w14:textId="090C289F" w:rsidR="00542055" w:rsidRPr="0059364C" w:rsidRDefault="00542055" w:rsidP="0059364C">
      <w:pPr>
        <w:rPr>
          <w:rFonts w:ascii="Arial" w:eastAsia="Times New Roman" w:hAnsi="Arial" w:cs="Arial"/>
          <w:color w:val="212121"/>
          <w:sz w:val="24"/>
          <w:szCs w:val="24"/>
        </w:rPr>
      </w:pPr>
      <w:r w:rsidRPr="0059364C">
        <w:rPr>
          <w:rFonts w:ascii="Arial" w:eastAsia="Times New Roman" w:hAnsi="Arial" w:cs="Arial"/>
          <w:color w:val="212121"/>
          <w:sz w:val="24"/>
          <w:szCs w:val="24"/>
        </w:rPr>
        <w:t xml:space="preserve">Among women diagnosed with bacterial vaginosis (BV) (n = 100), the predominant clinical presentation was abnormal vaginal or cervical discharge, reported in 72% of participants. In contrast, other clinical signs were relatively infrequent. Cervical plaques were observed in 7% of women, while cervical erythema was noted in 6%. Vaginal wall erythema was present in 4% of cases. Lesions were uncommon, with vulvar lesions and cervical ulceration or </w:t>
      </w:r>
      <w:r w:rsidR="00C014B2" w:rsidRPr="0059364C">
        <w:rPr>
          <w:rFonts w:ascii="Arial" w:eastAsia="Times New Roman" w:hAnsi="Arial" w:cs="Arial"/>
          <w:color w:val="212121"/>
          <w:sz w:val="24"/>
          <w:szCs w:val="24"/>
        </w:rPr>
        <w:t>blistering reported</w:t>
      </w:r>
      <w:r w:rsidRPr="0059364C">
        <w:rPr>
          <w:rFonts w:ascii="Arial" w:eastAsia="Times New Roman" w:hAnsi="Arial" w:cs="Arial"/>
          <w:color w:val="212121"/>
          <w:sz w:val="24"/>
          <w:szCs w:val="24"/>
        </w:rPr>
        <w:t xml:space="preserve"> in only 2% of participants.</w:t>
      </w:r>
      <w:r w:rsidR="00706B60" w:rsidRPr="0059364C">
        <w:rPr>
          <w:rFonts w:ascii="Arial" w:eastAsia="Times New Roman" w:hAnsi="Arial" w:cs="Arial"/>
          <w:color w:val="212121"/>
          <w:sz w:val="24"/>
          <w:szCs w:val="24"/>
        </w:rPr>
        <w:t xml:space="preserve"> The mean weight amongst this group of women was </w:t>
      </w:r>
      <w:r w:rsidR="00A00148" w:rsidRPr="0059364C">
        <w:rPr>
          <w:rFonts w:ascii="Arial" w:eastAsia="Times New Roman" w:hAnsi="Arial" w:cs="Arial"/>
          <w:color w:val="212121"/>
          <w:sz w:val="24"/>
          <w:szCs w:val="24"/>
        </w:rPr>
        <w:t>82kg (SD</w:t>
      </w:r>
      <w:r w:rsidR="006416EE" w:rsidRPr="0059364C">
        <w:rPr>
          <w:rFonts w:ascii="Arial" w:eastAsia="Times New Roman" w:hAnsi="Arial" w:cs="Arial"/>
          <w:color w:val="212121"/>
          <w:sz w:val="24"/>
          <w:szCs w:val="24"/>
        </w:rPr>
        <w:t xml:space="preserve"> =</w:t>
      </w:r>
      <w:r w:rsidR="00A00148" w:rsidRPr="0059364C">
        <w:rPr>
          <w:rFonts w:ascii="Arial" w:eastAsia="Times New Roman" w:hAnsi="Arial" w:cs="Arial"/>
          <w:color w:val="212121"/>
          <w:sz w:val="24"/>
          <w:szCs w:val="24"/>
        </w:rPr>
        <w:t xml:space="preserve"> 20)</w:t>
      </w:r>
      <w:r w:rsidR="006416EE" w:rsidRPr="0059364C">
        <w:rPr>
          <w:rFonts w:ascii="Arial" w:eastAsia="Times New Roman" w:hAnsi="Arial" w:cs="Arial"/>
          <w:color w:val="212121"/>
          <w:sz w:val="24"/>
          <w:szCs w:val="24"/>
        </w:rPr>
        <w:t xml:space="preserve"> and median 82kg (IQR:</w:t>
      </w:r>
      <w:r w:rsidR="003E6013" w:rsidRPr="0059364C">
        <w:rPr>
          <w:rFonts w:ascii="Arial" w:eastAsia="Times New Roman" w:hAnsi="Arial" w:cs="Arial"/>
          <w:color w:val="212121"/>
          <w:sz w:val="24"/>
          <w:szCs w:val="24"/>
        </w:rPr>
        <w:t xml:space="preserve"> 66 – 94)</w:t>
      </w:r>
      <w:r w:rsidR="00C014B2" w:rsidRPr="0059364C">
        <w:rPr>
          <w:rFonts w:ascii="Arial" w:eastAsia="Times New Roman" w:hAnsi="Arial" w:cs="Arial"/>
          <w:color w:val="212121"/>
          <w:sz w:val="24"/>
          <w:szCs w:val="24"/>
        </w:rPr>
        <w:t xml:space="preserve">. </w:t>
      </w:r>
    </w:p>
    <w:p w14:paraId="65A895D3" w14:textId="3185B481" w:rsidR="00C014B2" w:rsidRPr="0059364C" w:rsidRDefault="00542055" w:rsidP="0059364C">
      <w:pPr>
        <w:rPr>
          <w:rFonts w:ascii="Arial" w:eastAsia="Times New Roman" w:hAnsi="Arial" w:cs="Arial"/>
          <w:color w:val="212121"/>
          <w:sz w:val="24"/>
          <w:szCs w:val="24"/>
        </w:rPr>
      </w:pPr>
      <w:r w:rsidRPr="0059364C">
        <w:rPr>
          <w:rFonts w:ascii="Arial" w:eastAsia="Times New Roman" w:hAnsi="Arial" w:cs="Arial"/>
          <w:color w:val="212121"/>
          <w:sz w:val="24"/>
          <w:szCs w:val="24"/>
        </w:rPr>
        <w:t>Overall, the clinical profile was dominated by abnormal discharge, with minimal evidence of inflammatory or ulcerative pathology. This pattern is consistent with the typical presentation of BV, which is characterised by alterations in vaginal flora rather than overt mucosal inflammation.</w:t>
      </w:r>
    </w:p>
    <w:p w14:paraId="30F71D5F" w14:textId="21048580" w:rsidR="00B6511E" w:rsidRPr="0059364C" w:rsidRDefault="00B6511E" w:rsidP="0059364C">
      <w:pPr>
        <w:rPr>
          <w:rStyle w:val="Strong"/>
          <w:rFonts w:ascii="Arial" w:hAnsi="Arial" w:cs="Arial"/>
          <w:sz w:val="24"/>
          <w:szCs w:val="24"/>
        </w:rPr>
      </w:pPr>
      <w:r w:rsidRPr="0059364C">
        <w:rPr>
          <w:rStyle w:val="Strong"/>
          <w:rFonts w:ascii="Arial" w:hAnsi="Arial" w:cs="Arial"/>
          <w:sz w:val="24"/>
          <w:szCs w:val="24"/>
        </w:rPr>
        <w:t>Table 3. Nugent score</w:t>
      </w:r>
      <w:r w:rsidR="00225CB0" w:rsidRPr="0059364C">
        <w:rPr>
          <w:rStyle w:val="Strong"/>
          <w:rFonts w:ascii="Arial" w:hAnsi="Arial" w:cs="Arial"/>
          <w:sz w:val="24"/>
          <w:szCs w:val="24"/>
        </w:rPr>
        <w:t xml:space="preserve"> and microscopy at Day 0, 8, 16 and 24</w:t>
      </w:r>
    </w:p>
    <w:p w14:paraId="1F461143" w14:textId="77777777" w:rsidR="00225CB0" w:rsidRPr="0059364C" w:rsidRDefault="00225CB0" w:rsidP="0059364C">
      <w:pPr>
        <w:rPr>
          <w:rFonts w:ascii="Arial" w:hAnsi="Arial" w:cs="Arial"/>
          <w:sz w:val="24"/>
          <w:szCs w:val="24"/>
        </w:rPr>
      </w:pPr>
    </w:p>
    <w:tbl>
      <w:tblPr>
        <w:tblW w:w="4008" w:type="pct"/>
        <w:jc w:val="center"/>
        <w:tblLook w:val="0420" w:firstRow="1" w:lastRow="0" w:firstColumn="0" w:lastColumn="0" w:noHBand="0" w:noVBand="1"/>
      </w:tblPr>
      <w:tblGrid>
        <w:gridCol w:w="2786"/>
        <w:gridCol w:w="488"/>
        <w:gridCol w:w="1509"/>
        <w:gridCol w:w="2143"/>
      </w:tblGrid>
      <w:tr w:rsidR="0059364C" w:rsidRPr="0059364C" w14:paraId="5D61879F"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C96A6" w14:textId="129877D8" w:rsidR="00225CB0" w:rsidRPr="000458D4" w:rsidRDefault="00225CB0" w:rsidP="0059364C">
            <w:pPr>
              <w:rPr>
                <w:rFonts w:ascii="Arial" w:eastAsia="Helvetica" w:hAnsi="Arial" w:cs="Arial"/>
                <w:b/>
                <w:bCs/>
                <w:color w:val="000000"/>
                <w:sz w:val="24"/>
                <w:szCs w:val="24"/>
              </w:rPr>
            </w:pPr>
            <w:r w:rsidRPr="000458D4">
              <w:rPr>
                <w:rFonts w:ascii="Arial" w:eastAsia="Helvetica" w:hAnsi="Arial" w:cs="Arial"/>
                <w:b/>
                <w:bCs/>
                <w:color w:val="000000"/>
                <w:sz w:val="24"/>
                <w:szCs w:val="24"/>
              </w:rPr>
              <w:t>Nugent</w:t>
            </w:r>
            <w:r w:rsidR="00DE091A" w:rsidRPr="000458D4">
              <w:rPr>
                <w:rFonts w:ascii="Arial" w:eastAsia="Helvetica" w:hAnsi="Arial" w:cs="Arial"/>
                <w:b/>
                <w:bCs/>
                <w:color w:val="000000"/>
                <w:sz w:val="24"/>
                <w:szCs w:val="24"/>
              </w:rPr>
              <w:t xml:space="preserve"> </w:t>
            </w:r>
            <w:r w:rsidRPr="000458D4">
              <w:rPr>
                <w:rFonts w:ascii="Arial" w:eastAsia="Helvetica" w:hAnsi="Arial" w:cs="Arial"/>
                <w:b/>
                <w:bCs/>
                <w:color w:val="000000"/>
                <w:sz w:val="24"/>
                <w:szCs w:val="24"/>
              </w:rPr>
              <w:t>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C2A95"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A6C85"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214B8" w14:textId="77777777" w:rsidR="00225CB0" w:rsidRPr="0059364C" w:rsidRDefault="00225CB0" w:rsidP="0059364C">
            <w:pPr>
              <w:rPr>
                <w:rFonts w:ascii="Arial" w:eastAsia="Helvetica" w:hAnsi="Arial" w:cs="Arial"/>
                <w:color w:val="000000"/>
                <w:sz w:val="24"/>
                <w:szCs w:val="24"/>
              </w:rPr>
            </w:pPr>
          </w:p>
        </w:tc>
      </w:tr>
      <w:tr w:rsidR="0059364C" w:rsidRPr="0059364C" w14:paraId="1B527E60"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CC21F" w14:textId="77777777"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Mean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FCD31"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FB7E7"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6.44 (1.43)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EFBE6"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6.44 (1.43)</w:t>
            </w:r>
          </w:p>
        </w:tc>
      </w:tr>
      <w:tr w:rsidR="0059364C" w:rsidRPr="0059364C" w14:paraId="05E3F00A"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6D7DB" w14:textId="1401E691"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Median (</w:t>
            </w:r>
            <w:r w:rsidR="00DF6621" w:rsidRPr="0059364C">
              <w:rPr>
                <w:rFonts w:ascii="Arial" w:eastAsia="Helvetica" w:hAnsi="Arial" w:cs="Arial"/>
                <w:i/>
                <w:color w:val="000000"/>
                <w:sz w:val="24"/>
                <w:szCs w:val="24"/>
              </w:rPr>
              <w:t>IQR</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3C220"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B301A" w14:textId="20E4C670"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7.00 (5</w:t>
            </w:r>
            <w:r w:rsidR="00DF6621" w:rsidRPr="0059364C">
              <w:rPr>
                <w:rFonts w:ascii="Arial" w:eastAsia="Helvetica" w:hAnsi="Arial" w:cs="Arial"/>
                <w:color w:val="000000"/>
                <w:sz w:val="24"/>
                <w:szCs w:val="24"/>
              </w:rPr>
              <w:t xml:space="preserve"> - 7</w:t>
            </w:r>
            <w:r w:rsidRPr="0059364C">
              <w:rPr>
                <w:rFonts w:ascii="Arial" w:eastAsia="Helvetica" w:hAnsi="Arial" w:cs="Arial"/>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10D32"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7.00 (5.00, 7.00)</w:t>
            </w:r>
          </w:p>
        </w:tc>
      </w:tr>
      <w:tr w:rsidR="0059364C" w:rsidRPr="0059364C" w14:paraId="2DE78717"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C5DF1" w14:textId="77777777" w:rsidR="00225CB0" w:rsidRPr="0059364C" w:rsidRDefault="00225CB0" w:rsidP="0059364C">
            <w:pPr>
              <w:rPr>
                <w:rFonts w:ascii="Arial" w:eastAsia="Helvetica" w:hAnsi="Arial" w:cs="Arial"/>
                <w:i/>
                <w:color w:val="000000"/>
                <w:sz w:val="24"/>
                <w:szCs w:val="24"/>
              </w:rPr>
            </w:pPr>
            <w:commentRangeStart w:id="98"/>
            <w:commentRangeStart w:id="99"/>
            <w:r w:rsidRPr="0059364C">
              <w:rPr>
                <w:rFonts w:ascii="Arial" w:eastAsia="Helvetica" w:hAnsi="Arial" w:cs="Arial"/>
                <w:i/>
                <w:color w:val="000000"/>
                <w:sz w:val="24"/>
                <w:szCs w:val="24"/>
              </w:rPr>
              <w:t>Min, Max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CA3C5"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37F68"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4.00, 9.00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B6D2A"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4.00, 9.00</w:t>
            </w:r>
            <w:commentRangeEnd w:id="98"/>
            <w:r w:rsidR="000458D4" w:rsidRPr="0059364C">
              <w:rPr>
                <w:rStyle w:val="CommentReference"/>
                <w:rFonts w:ascii="Arial" w:eastAsia="Helvetica" w:hAnsi="Arial" w:cs="Arial"/>
                <w:color w:val="000000"/>
                <w:sz w:val="24"/>
                <w:szCs w:val="24"/>
              </w:rPr>
              <w:commentReference w:id="98"/>
            </w:r>
            <w:commentRangeEnd w:id="99"/>
            <w:r w:rsidR="00184528" w:rsidRPr="0059364C">
              <w:rPr>
                <w:rStyle w:val="CommentReference"/>
                <w:rFonts w:ascii="Arial" w:eastAsia="Helvetica" w:hAnsi="Arial" w:cs="Arial"/>
                <w:color w:val="000000"/>
                <w:sz w:val="24"/>
                <w:szCs w:val="24"/>
              </w:rPr>
              <w:commentReference w:id="99"/>
            </w:r>
          </w:p>
        </w:tc>
      </w:tr>
      <w:tr w:rsidR="0059364C" w:rsidRPr="0059364C" w14:paraId="2CA83A7C"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659B2" w14:textId="77777777" w:rsidR="00225CB0" w:rsidRPr="000458D4" w:rsidRDefault="00225CB0" w:rsidP="0059364C">
            <w:pPr>
              <w:rPr>
                <w:rFonts w:ascii="Arial" w:eastAsia="Helvetica" w:hAnsi="Arial" w:cs="Arial"/>
                <w:b/>
                <w:bCs/>
                <w:color w:val="000000"/>
                <w:sz w:val="24"/>
                <w:szCs w:val="24"/>
              </w:rPr>
            </w:pPr>
            <w:r w:rsidRPr="000458D4">
              <w:rPr>
                <w:rFonts w:ascii="Arial" w:eastAsia="Helvetica" w:hAnsi="Arial" w:cs="Arial"/>
                <w:b/>
                <w:bCs/>
                <w:color w:val="000000"/>
                <w:sz w:val="24"/>
                <w:szCs w:val="24"/>
              </w:rPr>
              <w:t>BV by Nugent Score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BDA88"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B5737"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DC195" w14:textId="77777777" w:rsidR="00225CB0" w:rsidRPr="0059364C" w:rsidRDefault="00225CB0" w:rsidP="0059364C">
            <w:pPr>
              <w:rPr>
                <w:rFonts w:ascii="Arial" w:eastAsia="Helvetica" w:hAnsi="Arial" w:cs="Arial"/>
                <w:color w:val="000000"/>
                <w:sz w:val="24"/>
                <w:szCs w:val="24"/>
              </w:rPr>
            </w:pPr>
          </w:p>
        </w:tc>
      </w:tr>
      <w:tr w:rsidR="0059364C" w:rsidRPr="0059364C" w14:paraId="00E5FD30"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87A38" w14:textId="3CDB1FD3" w:rsidR="00225CB0" w:rsidRPr="0059364C" w:rsidRDefault="00A108B4" w:rsidP="0059364C">
            <w:pPr>
              <w:rPr>
                <w:rFonts w:ascii="Arial" w:eastAsia="Helvetica" w:hAnsi="Arial" w:cs="Arial"/>
                <w:i/>
                <w:color w:val="000000"/>
                <w:sz w:val="24"/>
                <w:szCs w:val="24"/>
              </w:rPr>
            </w:pPr>
            <w:r w:rsidRPr="0059364C">
              <w:rPr>
                <w:rFonts w:ascii="Arial" w:eastAsia="Helvetica" w:hAnsi="Arial" w:cs="Arial"/>
                <w:i/>
                <w:color w:val="000000"/>
                <w:sz w:val="24"/>
                <w:szCs w:val="24"/>
              </w:rPr>
              <w:lastRenderedPageBreak/>
              <w:t>Clinical</w:t>
            </w:r>
            <w:r w:rsidR="00D35800" w:rsidRPr="0059364C">
              <w:rPr>
                <w:rFonts w:ascii="Arial" w:eastAsia="Helvetica" w:hAnsi="Arial" w:cs="Arial"/>
                <w:i/>
                <w:color w:val="000000"/>
                <w:sz w:val="24"/>
                <w:szCs w:val="24"/>
              </w:rPr>
              <w:t xml:space="preserve"> </w:t>
            </w:r>
            <w:r w:rsidR="00225CB0" w:rsidRPr="0059364C">
              <w:rPr>
                <w:rFonts w:ascii="Arial" w:eastAsia="Helvetica" w:hAnsi="Arial" w:cs="Arial"/>
                <w:i/>
                <w:color w:val="000000"/>
                <w:sz w:val="24"/>
                <w:szCs w:val="24"/>
              </w:rPr>
              <w:t>BV</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581A6"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B85D6"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58 (58%)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A35FD"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58 (58%)</w:t>
            </w:r>
          </w:p>
        </w:tc>
      </w:tr>
      <w:tr w:rsidR="0059364C" w:rsidRPr="0059364C" w14:paraId="272B736C"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EB87D" w14:textId="1580AC1A" w:rsidR="00225CB0" w:rsidRPr="0059364C" w:rsidRDefault="00D35800" w:rsidP="0059364C">
            <w:pPr>
              <w:rPr>
                <w:rFonts w:ascii="Arial" w:eastAsia="Helvetica" w:hAnsi="Arial" w:cs="Arial"/>
                <w:i/>
                <w:color w:val="000000"/>
                <w:sz w:val="24"/>
                <w:szCs w:val="24"/>
              </w:rPr>
            </w:pPr>
            <w:r w:rsidRPr="0059364C">
              <w:rPr>
                <w:rFonts w:ascii="Arial" w:eastAsia="Helvetica" w:hAnsi="Arial" w:cs="Arial"/>
                <w:i/>
                <w:color w:val="000000"/>
                <w:sz w:val="24"/>
                <w:szCs w:val="24"/>
              </w:rPr>
              <w:t>S</w:t>
            </w:r>
            <w:r w:rsidR="00A108B4" w:rsidRPr="0059364C">
              <w:rPr>
                <w:rFonts w:ascii="Arial" w:eastAsia="Helvetica" w:hAnsi="Arial" w:cs="Arial"/>
                <w:i/>
                <w:color w:val="000000"/>
                <w:sz w:val="24"/>
                <w:szCs w:val="24"/>
              </w:rPr>
              <w:t>ub-clinical</w:t>
            </w:r>
            <w:r w:rsidRPr="0059364C">
              <w:rPr>
                <w:rFonts w:ascii="Arial" w:eastAsia="Helvetica" w:hAnsi="Arial" w:cs="Arial"/>
                <w:i/>
                <w:color w:val="000000"/>
                <w:sz w:val="24"/>
                <w:szCs w:val="24"/>
              </w:rPr>
              <w:t xml:space="preserve"> BV</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840AC"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5BA60"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42 (42%)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BB354"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42 (42%)</w:t>
            </w:r>
          </w:p>
        </w:tc>
      </w:tr>
      <w:tr w:rsidR="0059364C" w:rsidRPr="0059364C" w14:paraId="7171FB6B"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7C68F" w14:textId="48B81A90" w:rsidR="00225CB0" w:rsidRPr="000458D4" w:rsidRDefault="00D35800" w:rsidP="0059364C">
            <w:pPr>
              <w:rPr>
                <w:rFonts w:ascii="Arial" w:eastAsia="Helvetica" w:hAnsi="Arial" w:cs="Arial"/>
                <w:b/>
                <w:bCs/>
                <w:color w:val="000000"/>
                <w:sz w:val="24"/>
                <w:szCs w:val="24"/>
              </w:rPr>
            </w:pPr>
            <w:r w:rsidRPr="000458D4">
              <w:rPr>
                <w:rFonts w:ascii="Arial" w:eastAsia="Helvetica" w:hAnsi="Arial" w:cs="Arial"/>
                <w:b/>
                <w:bCs/>
                <w:color w:val="000000"/>
                <w:sz w:val="24"/>
                <w:szCs w:val="24"/>
              </w:rPr>
              <w:t>Nugent microscopy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92AFF"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36AAD"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100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05A39"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100 (100%)</w:t>
            </w:r>
          </w:p>
        </w:tc>
      </w:tr>
      <w:tr w:rsidR="0059364C" w:rsidRPr="0059364C" w14:paraId="2B17087C"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73959" w14:textId="77777777" w:rsidR="00225CB0" w:rsidRPr="000458D4" w:rsidRDefault="00225CB0" w:rsidP="0059364C">
            <w:pPr>
              <w:rPr>
                <w:rFonts w:ascii="Arial" w:eastAsia="Helvetica" w:hAnsi="Arial" w:cs="Arial"/>
                <w:b/>
                <w:bCs/>
                <w:color w:val="000000"/>
                <w:sz w:val="24"/>
                <w:szCs w:val="24"/>
              </w:rPr>
            </w:pPr>
            <w:r w:rsidRPr="000458D4">
              <w:rPr>
                <w:rFonts w:ascii="Arial" w:eastAsia="Helvetica" w:hAnsi="Arial" w:cs="Arial"/>
                <w:b/>
                <w:bCs/>
                <w:color w:val="000000"/>
                <w:sz w:val="24"/>
                <w:szCs w:val="24"/>
              </w:rPr>
              <w:t>Lactobacillus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FE060"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FA2EF"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A7F6A" w14:textId="77777777" w:rsidR="00225CB0" w:rsidRPr="0059364C" w:rsidRDefault="00225CB0" w:rsidP="0059364C">
            <w:pPr>
              <w:rPr>
                <w:rFonts w:ascii="Arial" w:eastAsia="Helvetica" w:hAnsi="Arial" w:cs="Arial"/>
                <w:color w:val="000000"/>
                <w:sz w:val="24"/>
                <w:szCs w:val="24"/>
              </w:rPr>
            </w:pPr>
          </w:p>
        </w:tc>
      </w:tr>
      <w:tr w:rsidR="0059364C" w:rsidRPr="0059364C" w14:paraId="071101DF"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AA6A0" w14:textId="7B898F50"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D78D9" w:rsidRPr="0059364C">
              <w:rPr>
                <w:rFonts w:ascii="Arial" w:eastAsia="Helvetica" w:hAnsi="Arial" w:cs="Arial"/>
                <w:i/>
                <w:color w:val="000000"/>
                <w:sz w:val="24"/>
                <w:szCs w:val="24"/>
              </w:rPr>
              <w:t xml:space="preserve">Day </w:t>
            </w:r>
            <w:r w:rsidR="0015121C" w:rsidRPr="0059364C">
              <w:rPr>
                <w:rFonts w:ascii="Arial" w:eastAsia="Helvetica" w:hAnsi="Arial" w:cs="Arial"/>
                <w:i/>
                <w:color w:val="000000"/>
                <w:sz w:val="24"/>
                <w:szCs w:val="24"/>
              </w:rPr>
              <w:t>0</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71DB1"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AF9C7"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7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3CFF0A"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7 (7.0%)</w:t>
            </w:r>
          </w:p>
        </w:tc>
      </w:tr>
      <w:tr w:rsidR="0059364C" w:rsidRPr="0059364C" w14:paraId="117F5E5E"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17652" w14:textId="674BF4C2"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D78D9" w:rsidRPr="0059364C">
              <w:rPr>
                <w:rFonts w:ascii="Arial" w:eastAsia="Helvetica" w:hAnsi="Arial" w:cs="Arial"/>
                <w:i/>
                <w:color w:val="000000"/>
                <w:sz w:val="24"/>
                <w:szCs w:val="24"/>
              </w:rPr>
              <w:t xml:space="preserve">Day </w:t>
            </w:r>
            <w:r w:rsidR="0015121C" w:rsidRPr="0059364C">
              <w:rPr>
                <w:rFonts w:ascii="Arial" w:eastAsia="Helvetica" w:hAnsi="Arial" w:cs="Arial"/>
                <w:i/>
                <w:color w:val="000000"/>
                <w:sz w:val="24"/>
                <w:szCs w:val="24"/>
              </w:rPr>
              <w:t>8</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4E502"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2408F"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31 (31%)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3AF0D"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31 (31%)</w:t>
            </w:r>
          </w:p>
        </w:tc>
      </w:tr>
      <w:tr w:rsidR="0059364C" w:rsidRPr="0059364C" w14:paraId="17F0FEE4"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3EB0D" w14:textId="5ABA0527"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5121C" w:rsidRPr="0059364C">
              <w:rPr>
                <w:rFonts w:ascii="Arial" w:eastAsia="Helvetica" w:hAnsi="Arial" w:cs="Arial"/>
                <w:i/>
                <w:color w:val="000000"/>
                <w:sz w:val="24"/>
                <w:szCs w:val="24"/>
              </w:rPr>
              <w:t>Day 16</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D46AF"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D962A"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44 (44%)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6CD5A"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44 (44%)</w:t>
            </w:r>
          </w:p>
        </w:tc>
      </w:tr>
      <w:tr w:rsidR="0059364C" w:rsidRPr="0059364C" w14:paraId="7AE8B713"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F3AC9" w14:textId="176A7447"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5121C" w:rsidRPr="0059364C">
              <w:rPr>
                <w:rFonts w:ascii="Arial" w:eastAsia="Helvetica" w:hAnsi="Arial" w:cs="Arial"/>
                <w:i/>
                <w:color w:val="000000"/>
                <w:sz w:val="24"/>
                <w:szCs w:val="24"/>
              </w:rPr>
              <w:t>Day 2</w:t>
            </w:r>
            <w:r w:rsidRPr="0059364C">
              <w:rPr>
                <w:rFonts w:ascii="Arial" w:eastAsia="Helvetica" w:hAnsi="Arial" w:cs="Arial"/>
                <w:i/>
                <w:color w:val="000000"/>
                <w:sz w:val="24"/>
                <w:szCs w:val="24"/>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EEF36"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9BBB50"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18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DDDF3"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18 (18%)</w:t>
            </w:r>
          </w:p>
        </w:tc>
      </w:tr>
      <w:tr w:rsidR="0059364C" w:rsidRPr="0059364C" w14:paraId="604C24F4"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44139" w14:textId="77777777" w:rsidR="00225CB0" w:rsidRPr="000458D4" w:rsidRDefault="00225CB0" w:rsidP="0059364C">
            <w:pPr>
              <w:rPr>
                <w:rFonts w:ascii="Arial" w:eastAsia="Helvetica" w:hAnsi="Arial" w:cs="Arial"/>
                <w:b/>
                <w:bCs/>
                <w:color w:val="000000"/>
                <w:sz w:val="24"/>
                <w:szCs w:val="24"/>
              </w:rPr>
            </w:pPr>
            <w:r w:rsidRPr="000458D4">
              <w:rPr>
                <w:rFonts w:ascii="Arial" w:eastAsia="Helvetica" w:hAnsi="Arial" w:cs="Arial"/>
                <w:b/>
                <w:bCs/>
                <w:color w:val="000000"/>
                <w:sz w:val="24"/>
                <w:szCs w:val="24"/>
              </w:rPr>
              <w:t>Gardenella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070226"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A287F"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06EEB" w14:textId="77777777" w:rsidR="00225CB0" w:rsidRPr="0059364C" w:rsidRDefault="00225CB0" w:rsidP="0059364C">
            <w:pPr>
              <w:rPr>
                <w:rFonts w:ascii="Arial" w:eastAsia="Helvetica" w:hAnsi="Arial" w:cs="Arial"/>
                <w:color w:val="000000"/>
                <w:sz w:val="24"/>
                <w:szCs w:val="24"/>
              </w:rPr>
            </w:pPr>
          </w:p>
        </w:tc>
      </w:tr>
      <w:tr w:rsidR="0059364C" w:rsidRPr="0059364C" w14:paraId="21A1F351"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799D6" w14:textId="4E95233D"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5121C" w:rsidRPr="0059364C">
              <w:rPr>
                <w:rFonts w:ascii="Arial" w:eastAsia="Helvetica" w:hAnsi="Arial" w:cs="Arial"/>
                <w:i/>
                <w:color w:val="000000"/>
                <w:sz w:val="24"/>
                <w:szCs w:val="24"/>
              </w:rPr>
              <w:t>Day 0</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5994E"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73B32"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6E2A7"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 (3.0%)</w:t>
            </w:r>
          </w:p>
        </w:tc>
      </w:tr>
      <w:tr w:rsidR="0059364C" w:rsidRPr="0059364C" w14:paraId="144B4057"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02B50" w14:textId="4F1DCB8E"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5121C" w:rsidRPr="0059364C">
              <w:rPr>
                <w:rFonts w:ascii="Arial" w:eastAsia="Helvetica" w:hAnsi="Arial" w:cs="Arial"/>
                <w:i/>
                <w:color w:val="000000"/>
                <w:sz w:val="24"/>
                <w:szCs w:val="24"/>
              </w:rPr>
              <w:t>Day 8</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A8170"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949CAC"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26 (26%)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4B5D69"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26 (26%)</w:t>
            </w:r>
          </w:p>
        </w:tc>
      </w:tr>
      <w:tr w:rsidR="0059364C" w:rsidRPr="0059364C" w14:paraId="60CB0FB7"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0101D" w14:textId="02B636C7"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5121C" w:rsidRPr="0059364C">
              <w:rPr>
                <w:rFonts w:ascii="Arial" w:eastAsia="Helvetica" w:hAnsi="Arial" w:cs="Arial"/>
                <w:i/>
                <w:color w:val="000000"/>
                <w:sz w:val="24"/>
                <w:szCs w:val="24"/>
              </w:rPr>
              <w:t>Day 16</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6FF75"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2D396"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33 (33%)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C2883"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33 (33%)</w:t>
            </w:r>
          </w:p>
        </w:tc>
      </w:tr>
      <w:tr w:rsidR="0059364C" w:rsidRPr="0059364C" w14:paraId="3ABA9DDE"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6CF7F" w14:textId="011D90DD"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15121C" w:rsidRPr="0059364C">
              <w:rPr>
                <w:rFonts w:ascii="Arial" w:eastAsia="Helvetica" w:hAnsi="Arial" w:cs="Arial"/>
                <w:i/>
                <w:color w:val="000000"/>
                <w:sz w:val="24"/>
                <w:szCs w:val="24"/>
              </w:rPr>
              <w:t>Day 2</w:t>
            </w:r>
            <w:r w:rsidRPr="0059364C">
              <w:rPr>
                <w:rFonts w:ascii="Arial" w:eastAsia="Helvetica" w:hAnsi="Arial" w:cs="Arial"/>
                <w:i/>
                <w:color w:val="000000"/>
                <w:sz w:val="24"/>
                <w:szCs w:val="24"/>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32A2F"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607E4"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38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9A639"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38 (38%)</w:t>
            </w:r>
          </w:p>
        </w:tc>
      </w:tr>
      <w:tr w:rsidR="0059364C" w:rsidRPr="0059364C" w14:paraId="3039EE71"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471A3A" w14:textId="77777777" w:rsidR="00225CB0" w:rsidRPr="000458D4" w:rsidRDefault="00225CB0" w:rsidP="0059364C">
            <w:pPr>
              <w:rPr>
                <w:rFonts w:ascii="Arial" w:eastAsia="Helvetica" w:hAnsi="Arial" w:cs="Arial"/>
                <w:b/>
                <w:bCs/>
                <w:color w:val="000000"/>
                <w:sz w:val="24"/>
                <w:szCs w:val="24"/>
              </w:rPr>
            </w:pPr>
            <w:r w:rsidRPr="000458D4">
              <w:rPr>
                <w:rFonts w:ascii="Arial" w:eastAsia="Helvetica" w:hAnsi="Arial" w:cs="Arial"/>
                <w:b/>
                <w:bCs/>
                <w:color w:val="000000"/>
                <w:sz w:val="24"/>
                <w:szCs w:val="24"/>
              </w:rPr>
              <w:t>Mobiluncus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5EEF9" w14:textId="77777777" w:rsidR="00225CB0" w:rsidRPr="0059364C" w:rsidRDefault="00225CB0" w:rsidP="0059364C">
            <w:pPr>
              <w:rPr>
                <w:rFonts w:ascii="Arial" w:eastAsia="Helvetica" w:hAnsi="Arial" w:cs="Arial"/>
                <w:color w:val="000000"/>
                <w:sz w:val="24"/>
                <w:szCs w:val="24"/>
              </w:rPr>
            </w:pPr>
            <w:commentRangeStart w:id="100"/>
            <w:commentRangeStart w:id="101"/>
            <w:r w:rsidRPr="0059364C">
              <w:rPr>
                <w:rFonts w:ascii="Arial" w:eastAsia="Helvetica" w:hAnsi="Arial" w:cs="Arial"/>
                <w:color w:val="000000"/>
                <w:sz w:val="24"/>
                <w:szCs w:val="24"/>
              </w:rPr>
              <w:t>100</w:t>
            </w:r>
            <w:commentRangeEnd w:id="100"/>
            <w:r w:rsidR="000458D4" w:rsidRPr="0059364C">
              <w:rPr>
                <w:rStyle w:val="CommentReference"/>
                <w:rFonts w:ascii="Arial" w:eastAsia="Helvetica" w:hAnsi="Arial" w:cs="Arial"/>
                <w:color w:val="000000"/>
                <w:sz w:val="24"/>
                <w:szCs w:val="24"/>
              </w:rPr>
              <w:commentReference w:id="100"/>
            </w:r>
            <w:commentRangeEnd w:id="101"/>
            <w:r w:rsidR="0067443F" w:rsidRPr="0059364C">
              <w:rPr>
                <w:rStyle w:val="CommentReference"/>
                <w:rFonts w:ascii="Arial" w:eastAsia="Helvetica" w:hAnsi="Arial" w:cs="Arial"/>
                <w:color w:val="000000"/>
                <w:sz w:val="24"/>
                <w:szCs w:val="24"/>
              </w:rPr>
              <w:commentReference w:id="101"/>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DA060"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E3527" w14:textId="77777777" w:rsidR="00225CB0" w:rsidRPr="0059364C" w:rsidRDefault="00225CB0" w:rsidP="0059364C">
            <w:pPr>
              <w:rPr>
                <w:rFonts w:ascii="Arial" w:eastAsia="Helvetica" w:hAnsi="Arial" w:cs="Arial"/>
                <w:color w:val="000000"/>
                <w:sz w:val="24"/>
                <w:szCs w:val="24"/>
              </w:rPr>
            </w:pPr>
          </w:p>
        </w:tc>
      </w:tr>
      <w:tr w:rsidR="0059364C" w:rsidRPr="0059364C" w14:paraId="7157BAD8"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D244A" w14:textId="6D3CB2E3"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042130" w:rsidRPr="0059364C">
              <w:rPr>
                <w:rFonts w:ascii="Arial" w:eastAsia="Helvetica" w:hAnsi="Arial" w:cs="Arial"/>
                <w:i/>
                <w:color w:val="000000"/>
                <w:sz w:val="24"/>
                <w:szCs w:val="24"/>
              </w:rPr>
              <w:t xml:space="preserve">Day </w:t>
            </w:r>
            <w:r w:rsidRPr="0059364C">
              <w:rPr>
                <w:rFonts w:ascii="Arial" w:eastAsia="Helvetica" w:hAnsi="Arial" w:cs="Arial"/>
                <w:i/>
                <w:color w:val="000000"/>
                <w:sz w:val="24"/>
                <w:szCs w:val="24"/>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6106A"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06AB4"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43 (43%)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A5E12"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43 (43%)</w:t>
            </w:r>
          </w:p>
        </w:tc>
      </w:tr>
      <w:tr w:rsidR="0059364C" w:rsidRPr="0059364C" w14:paraId="09E92D71"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A7D64C" w14:textId="0C7380D7"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042130" w:rsidRPr="0059364C">
              <w:rPr>
                <w:rFonts w:ascii="Arial" w:eastAsia="Helvetica" w:hAnsi="Arial" w:cs="Arial"/>
                <w:i/>
                <w:color w:val="000000"/>
                <w:sz w:val="24"/>
                <w:szCs w:val="24"/>
              </w:rPr>
              <w:t>Day 8</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4F5C1"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4C648"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49 (49%)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7717A"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49 (49%)</w:t>
            </w:r>
          </w:p>
        </w:tc>
      </w:tr>
      <w:tr w:rsidR="0059364C" w:rsidRPr="0059364C" w14:paraId="3E8CB71D"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0EC8A" w14:textId="6738678A" w:rsidR="00225CB0" w:rsidRPr="0059364C" w:rsidRDefault="00225CB0" w:rsidP="0059364C">
            <w:pPr>
              <w:rPr>
                <w:rFonts w:ascii="Arial" w:eastAsia="Helvetica" w:hAnsi="Arial" w:cs="Arial"/>
                <w:i/>
                <w:color w:val="000000"/>
                <w:sz w:val="24"/>
                <w:szCs w:val="24"/>
              </w:rPr>
            </w:pPr>
            <w:r w:rsidRPr="0059364C">
              <w:rPr>
                <w:rFonts w:ascii="Arial" w:eastAsia="Helvetica" w:hAnsi="Arial" w:cs="Arial"/>
                <w:i/>
                <w:color w:val="000000"/>
                <w:sz w:val="24"/>
                <w:szCs w:val="24"/>
              </w:rPr>
              <w:t>[</w:t>
            </w:r>
            <w:r w:rsidR="00042130" w:rsidRPr="0059364C">
              <w:rPr>
                <w:rFonts w:ascii="Arial" w:eastAsia="Helvetica" w:hAnsi="Arial" w:cs="Arial"/>
                <w:i/>
                <w:color w:val="000000"/>
                <w:sz w:val="24"/>
                <w:szCs w:val="24"/>
              </w:rPr>
              <w:t>Da16</w:t>
            </w:r>
            <w:r w:rsidRPr="0059364C">
              <w:rPr>
                <w:rFonts w:ascii="Arial" w:eastAsia="Helvetica" w:hAnsi="Arial" w:cs="Arial"/>
                <w:i/>
                <w:color w:val="000000"/>
                <w:sz w:val="24"/>
                <w:szCs w:val="24"/>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F5594" w14:textId="77777777" w:rsidR="00225CB0" w:rsidRPr="0059364C" w:rsidRDefault="00225CB0"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2FABD"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8 (8.0%)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9F4AF" w14:textId="77777777" w:rsidR="00225CB0" w:rsidRPr="0059364C" w:rsidRDefault="00225CB0" w:rsidP="0059364C">
            <w:pPr>
              <w:rPr>
                <w:rFonts w:ascii="Arial" w:eastAsia="Helvetica" w:hAnsi="Arial" w:cs="Arial"/>
                <w:color w:val="000000"/>
                <w:sz w:val="24"/>
                <w:szCs w:val="24"/>
              </w:rPr>
            </w:pPr>
            <w:r w:rsidRPr="0059364C">
              <w:rPr>
                <w:rFonts w:ascii="Arial" w:eastAsia="Helvetica" w:hAnsi="Arial" w:cs="Arial"/>
                <w:color w:val="000000"/>
                <w:sz w:val="24"/>
                <w:szCs w:val="24"/>
              </w:rPr>
              <w:t>8 (8.0%)</w:t>
            </w:r>
          </w:p>
        </w:tc>
      </w:tr>
      <w:tr w:rsidR="00DC4B12" w:rsidRPr="0059364C" w14:paraId="794ED9A6"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B2F59" w14:textId="14C6D465" w:rsidR="00DC4B12" w:rsidRPr="0059364C" w:rsidRDefault="00C966AC" w:rsidP="0059364C">
            <w:pPr>
              <w:rPr>
                <w:rFonts w:ascii="Arial" w:eastAsia="Helvetica" w:hAnsi="Arial" w:cs="Arial"/>
                <w:i/>
                <w:color w:val="000000"/>
                <w:sz w:val="24"/>
                <w:szCs w:val="24"/>
              </w:rPr>
            </w:pPr>
            <w:r w:rsidRPr="0059364C">
              <w:rPr>
                <w:rFonts w:ascii="Arial" w:eastAsia="Helvetica" w:hAnsi="Arial" w:cs="Arial"/>
                <w:i/>
                <w:color w:val="000000"/>
                <w:sz w:val="24"/>
                <w:szCs w:val="24"/>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4486A" w14:textId="77777777" w:rsidR="00DC4B12" w:rsidRPr="0059364C" w:rsidRDefault="00DC4B12"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AF79A" w14:textId="77777777" w:rsidR="00DC4B12" w:rsidRPr="0059364C" w:rsidRDefault="00DC4B12"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9BAC4" w14:textId="77777777" w:rsidR="00DC4B12" w:rsidRPr="0059364C" w:rsidRDefault="00DC4B12" w:rsidP="0059364C">
            <w:pPr>
              <w:rPr>
                <w:rFonts w:ascii="Arial" w:eastAsia="Helvetica" w:hAnsi="Arial" w:cs="Arial"/>
                <w:color w:val="000000"/>
                <w:sz w:val="24"/>
                <w:szCs w:val="24"/>
              </w:rPr>
            </w:pPr>
          </w:p>
        </w:tc>
      </w:tr>
      <w:tr w:rsidR="00C966AC" w:rsidRPr="0059364C" w14:paraId="123D2192" w14:textId="77777777" w:rsidTr="000458D4">
        <w:trPr>
          <w:jc w:val="center"/>
        </w:trPr>
        <w:tc>
          <w:tcPr>
            <w:tcW w:w="20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FD1BA" w14:textId="4E3D9D47" w:rsidR="00C966AC" w:rsidRPr="0059364C" w:rsidRDefault="00C966AC" w:rsidP="0059364C">
            <w:pPr>
              <w:rPr>
                <w:rFonts w:ascii="Arial" w:eastAsia="Helvetica" w:hAnsi="Arial" w:cs="Arial"/>
                <w:i/>
                <w:color w:val="000000"/>
                <w:sz w:val="24"/>
                <w:szCs w:val="24"/>
              </w:rPr>
            </w:pPr>
            <w:commentRangeStart w:id="102"/>
            <w:commentRangeStart w:id="103"/>
            <w:r w:rsidRPr="0059364C">
              <w:rPr>
                <w:rFonts w:ascii="Arial" w:eastAsia="Helvetica" w:hAnsi="Arial" w:cs="Arial"/>
                <w:i/>
                <w:color w:val="000000"/>
                <w:sz w:val="24"/>
                <w:szCs w:val="24"/>
              </w:rPr>
              <w:t>4</w:t>
            </w:r>
            <w:commentRangeEnd w:id="102"/>
            <w:r w:rsidR="000458D4" w:rsidRPr="0059364C">
              <w:rPr>
                <w:rStyle w:val="CommentReference"/>
                <w:rFonts w:ascii="Arial" w:eastAsia="Helvetica" w:hAnsi="Arial" w:cs="Arial"/>
                <w:i/>
                <w:color w:val="000000"/>
                <w:sz w:val="24"/>
                <w:szCs w:val="24"/>
              </w:rPr>
              <w:commentReference w:id="102"/>
            </w:r>
            <w:commentRangeEnd w:id="103"/>
            <w:r w:rsidR="00CA749B" w:rsidRPr="0059364C">
              <w:rPr>
                <w:rStyle w:val="CommentReference"/>
                <w:rFonts w:ascii="Arial" w:eastAsia="Helvetica" w:hAnsi="Arial" w:cs="Arial"/>
                <w:i/>
                <w:color w:val="000000"/>
                <w:sz w:val="24"/>
                <w:szCs w:val="24"/>
              </w:rPr>
              <w:commentReference w:id="103"/>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D93E7" w14:textId="77777777" w:rsidR="00C966AC" w:rsidRPr="0059364C" w:rsidRDefault="00C966AC"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FDBC2" w14:textId="77777777" w:rsidR="00C966AC" w:rsidRPr="0059364C" w:rsidRDefault="00C966AC" w:rsidP="0059364C">
            <w:pPr>
              <w:rPr>
                <w:rFonts w:ascii="Arial" w:eastAsia="Helvetica" w:hAnsi="Arial" w:cs="Arial"/>
                <w:color w:val="000000"/>
                <w:sz w:val="24"/>
                <w:szCs w:val="2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E8F53" w14:textId="77777777" w:rsidR="00C966AC" w:rsidRPr="0059364C" w:rsidRDefault="00C966AC" w:rsidP="0059364C">
            <w:pPr>
              <w:rPr>
                <w:rFonts w:ascii="Arial" w:eastAsia="Helvetica" w:hAnsi="Arial" w:cs="Arial"/>
                <w:color w:val="000000"/>
                <w:sz w:val="24"/>
                <w:szCs w:val="24"/>
              </w:rPr>
            </w:pPr>
          </w:p>
        </w:tc>
      </w:tr>
    </w:tbl>
    <w:p w14:paraId="4E68736B" w14:textId="0B471E55" w:rsidR="00225CB0" w:rsidRPr="0059364C" w:rsidRDefault="00225CB0" w:rsidP="0059364C">
      <w:pPr>
        <w:rPr>
          <w:rFonts w:ascii="Arial" w:hAnsi="Arial" w:cs="Arial"/>
          <w:sz w:val="24"/>
          <w:szCs w:val="24"/>
        </w:rPr>
      </w:pPr>
    </w:p>
    <w:p w14:paraId="7CEE8E1E" w14:textId="0179477F" w:rsidR="000A11EF" w:rsidRPr="0059364C" w:rsidRDefault="000A11EF" w:rsidP="0059364C">
      <w:pPr>
        <w:rPr>
          <w:rFonts w:ascii="Arial" w:hAnsi="Arial" w:cs="Arial"/>
          <w:color w:val="212121"/>
          <w:sz w:val="24"/>
          <w:szCs w:val="24"/>
        </w:rPr>
      </w:pPr>
      <w:r w:rsidRPr="0059364C">
        <w:rPr>
          <w:rFonts w:ascii="Arial" w:hAnsi="Arial" w:cs="Arial"/>
          <w:color w:val="212121"/>
          <w:sz w:val="24"/>
          <w:szCs w:val="24"/>
        </w:rPr>
        <w:t>Table 3 presents longitudinal microbiological findings for bacterial vaginosis (BV) assessed by Nugent scoring across study visits (Day 0, 8, 16, and 24</w:t>
      </w:r>
      <w:r w:rsidR="006D41EB" w:rsidRPr="0059364C">
        <w:rPr>
          <w:rFonts w:ascii="Arial" w:hAnsi="Arial" w:cs="Arial"/>
          <w:color w:val="212121"/>
          <w:sz w:val="24"/>
          <w:szCs w:val="24"/>
        </w:rPr>
        <w:t xml:space="preserve">). </w:t>
      </w:r>
    </w:p>
    <w:p w14:paraId="4E508346" w14:textId="423A43F3" w:rsidR="00107200" w:rsidRPr="0059364C" w:rsidRDefault="00107200" w:rsidP="0059364C">
      <w:pPr>
        <w:rPr>
          <w:rFonts w:ascii="Arial" w:hAnsi="Arial" w:cs="Arial"/>
          <w:color w:val="212121"/>
          <w:sz w:val="24"/>
          <w:szCs w:val="24"/>
          <w:lang w:val="en-ZA"/>
        </w:rPr>
      </w:pPr>
      <w:r w:rsidRPr="0059364C">
        <w:rPr>
          <w:rFonts w:ascii="Arial" w:hAnsi="Arial" w:cs="Arial"/>
          <w:color w:val="212121"/>
          <w:sz w:val="24"/>
          <w:szCs w:val="24"/>
          <w:lang w:val="en-ZA"/>
        </w:rPr>
        <w:t>The study population (N=100) shows a mean Nugent score of 6.44</w:t>
      </w:r>
      <w:r w:rsidR="00DF6621" w:rsidRPr="0059364C">
        <w:rPr>
          <w:rFonts w:ascii="Arial" w:hAnsi="Arial" w:cs="Arial"/>
          <w:color w:val="212121"/>
          <w:sz w:val="24"/>
          <w:szCs w:val="24"/>
          <w:lang w:val="en-ZA"/>
        </w:rPr>
        <w:t xml:space="preserve"> (SD = </w:t>
      </w:r>
      <w:r w:rsidRPr="0059364C">
        <w:rPr>
          <w:rFonts w:ascii="Arial" w:hAnsi="Arial" w:cs="Arial"/>
          <w:color w:val="212121"/>
          <w:sz w:val="24"/>
          <w:szCs w:val="24"/>
          <w:lang w:val="en-ZA"/>
        </w:rPr>
        <w:t>1.43</w:t>
      </w:r>
      <w:r w:rsidR="00DF6621" w:rsidRPr="0059364C">
        <w:rPr>
          <w:rFonts w:ascii="Arial" w:hAnsi="Arial" w:cs="Arial"/>
          <w:color w:val="212121"/>
          <w:sz w:val="24"/>
          <w:szCs w:val="24"/>
          <w:lang w:val="en-ZA"/>
        </w:rPr>
        <w:t>)</w:t>
      </w:r>
      <w:r w:rsidRPr="0059364C">
        <w:rPr>
          <w:rFonts w:ascii="Arial" w:hAnsi="Arial" w:cs="Arial"/>
          <w:color w:val="212121"/>
          <w:sz w:val="24"/>
          <w:szCs w:val="24"/>
          <w:lang w:val="en-ZA"/>
        </w:rPr>
        <w:t xml:space="preserve"> and a median of 7.00</w:t>
      </w:r>
      <w:r w:rsidR="000924B3" w:rsidRPr="0059364C">
        <w:rPr>
          <w:rFonts w:ascii="Arial" w:hAnsi="Arial" w:cs="Arial"/>
          <w:color w:val="212121"/>
          <w:sz w:val="24"/>
          <w:szCs w:val="24"/>
          <w:lang w:val="en-ZA"/>
        </w:rPr>
        <w:t xml:space="preserve"> (IQR 5-7)</w:t>
      </w:r>
      <w:r w:rsidRPr="0059364C">
        <w:rPr>
          <w:rFonts w:ascii="Arial" w:hAnsi="Arial" w:cs="Arial"/>
          <w:color w:val="212121"/>
          <w:sz w:val="24"/>
          <w:szCs w:val="24"/>
          <w:lang w:val="en-ZA"/>
        </w:rPr>
        <w:t>.</w:t>
      </w:r>
      <w:r w:rsidR="000924B3" w:rsidRPr="0059364C">
        <w:rPr>
          <w:rFonts w:ascii="Arial" w:hAnsi="Arial" w:cs="Arial"/>
          <w:color w:val="212121"/>
          <w:sz w:val="24"/>
          <w:szCs w:val="24"/>
          <w:lang w:val="en-ZA"/>
        </w:rPr>
        <w:t xml:space="preserve"> </w:t>
      </w:r>
      <w:r w:rsidRPr="0059364C">
        <w:rPr>
          <w:rFonts w:ascii="Arial" w:hAnsi="Arial" w:cs="Arial"/>
          <w:color w:val="212121"/>
          <w:sz w:val="24"/>
          <w:szCs w:val="24"/>
          <w:lang w:val="en-ZA"/>
        </w:rPr>
        <w:t xml:space="preserve">A score of 7 or higher is the clinical threshold for Bacterial Vaginosis (BV). </w:t>
      </w:r>
      <w:r w:rsidR="00495223" w:rsidRPr="0059364C">
        <w:rPr>
          <w:rFonts w:ascii="Arial" w:hAnsi="Arial" w:cs="Arial"/>
          <w:color w:val="212121"/>
          <w:sz w:val="24"/>
          <w:szCs w:val="24"/>
          <w:lang w:val="en-ZA"/>
        </w:rPr>
        <w:t>Clinical</w:t>
      </w:r>
      <w:r w:rsidR="002A0001" w:rsidRPr="0059364C">
        <w:rPr>
          <w:rFonts w:ascii="Arial" w:hAnsi="Arial" w:cs="Arial"/>
          <w:color w:val="212121"/>
          <w:sz w:val="24"/>
          <w:szCs w:val="24"/>
          <w:lang w:val="en-ZA"/>
        </w:rPr>
        <w:t xml:space="preserve"> BV was found amongst</w:t>
      </w:r>
      <w:r w:rsidRPr="0059364C">
        <w:rPr>
          <w:rFonts w:ascii="Arial" w:hAnsi="Arial" w:cs="Arial"/>
          <w:color w:val="212121"/>
          <w:sz w:val="24"/>
          <w:szCs w:val="24"/>
          <w:lang w:val="en-ZA"/>
        </w:rPr>
        <w:t xml:space="preserve"> 58% of the participants</w:t>
      </w:r>
      <w:r w:rsidR="002A0001" w:rsidRPr="0059364C">
        <w:rPr>
          <w:rFonts w:ascii="Arial" w:hAnsi="Arial" w:cs="Arial"/>
          <w:color w:val="212121"/>
          <w:sz w:val="24"/>
          <w:szCs w:val="24"/>
          <w:lang w:val="en-ZA"/>
        </w:rPr>
        <w:t xml:space="preserve">. </w:t>
      </w:r>
      <w:r w:rsidR="00732E13" w:rsidRPr="0059364C">
        <w:rPr>
          <w:rFonts w:ascii="Arial" w:hAnsi="Arial" w:cs="Arial"/>
          <w:color w:val="212121"/>
          <w:sz w:val="24"/>
          <w:szCs w:val="24"/>
          <w:lang w:val="en-ZA"/>
        </w:rPr>
        <w:t xml:space="preserve">While 42% showed </w:t>
      </w:r>
      <w:r w:rsidRPr="0059364C">
        <w:rPr>
          <w:rFonts w:ascii="Arial" w:hAnsi="Arial" w:cs="Arial"/>
          <w:color w:val="212121"/>
          <w:sz w:val="24"/>
          <w:szCs w:val="24"/>
          <w:lang w:val="en-ZA"/>
        </w:rPr>
        <w:t>subclinical BV</w:t>
      </w:r>
      <w:r w:rsidR="00732E13" w:rsidRPr="0059364C">
        <w:rPr>
          <w:rFonts w:ascii="Arial" w:hAnsi="Arial" w:cs="Arial"/>
          <w:color w:val="212121"/>
          <w:sz w:val="24"/>
          <w:szCs w:val="24"/>
          <w:lang w:val="en-ZA"/>
        </w:rPr>
        <w:t xml:space="preserve"> </w:t>
      </w:r>
      <w:r w:rsidRPr="0059364C">
        <w:rPr>
          <w:rFonts w:ascii="Arial" w:hAnsi="Arial" w:cs="Arial"/>
          <w:color w:val="212121"/>
          <w:sz w:val="24"/>
          <w:szCs w:val="24"/>
          <w:lang w:val="en-ZA"/>
        </w:rPr>
        <w:t>within this specific group.</w:t>
      </w:r>
    </w:p>
    <w:p w14:paraId="71E902E9" w14:textId="7E3AFFBE" w:rsidR="00107200" w:rsidRPr="0059364C" w:rsidRDefault="00A108B4" w:rsidP="0059364C">
      <w:pPr>
        <w:rPr>
          <w:rFonts w:ascii="Arial" w:hAnsi="Arial" w:cs="Arial"/>
          <w:color w:val="212121"/>
          <w:sz w:val="24"/>
          <w:szCs w:val="24"/>
          <w:lang w:val="en-ZA"/>
        </w:rPr>
      </w:pPr>
      <w:r w:rsidRPr="0059364C">
        <w:rPr>
          <w:rFonts w:ascii="Arial" w:hAnsi="Arial" w:cs="Arial"/>
          <w:color w:val="212121"/>
          <w:sz w:val="24"/>
          <w:szCs w:val="24"/>
          <w:lang w:val="en-ZA"/>
        </w:rPr>
        <w:t xml:space="preserve">The </w:t>
      </w:r>
      <w:r w:rsidR="00107200" w:rsidRPr="0059364C">
        <w:rPr>
          <w:rFonts w:ascii="Arial" w:hAnsi="Arial" w:cs="Arial"/>
          <w:color w:val="212121"/>
          <w:sz w:val="24"/>
          <w:szCs w:val="24"/>
          <w:lang w:val="en-ZA"/>
        </w:rPr>
        <w:t xml:space="preserve">three key morphotypes </w:t>
      </w:r>
      <w:r w:rsidRPr="0059364C">
        <w:rPr>
          <w:rFonts w:ascii="Arial" w:hAnsi="Arial" w:cs="Arial"/>
          <w:color w:val="212121"/>
          <w:sz w:val="24"/>
          <w:szCs w:val="24"/>
          <w:lang w:val="en-ZA"/>
        </w:rPr>
        <w:t xml:space="preserve">of bacterial vaginosis are described </w:t>
      </w:r>
      <w:r w:rsidR="00107200" w:rsidRPr="0059364C">
        <w:rPr>
          <w:rFonts w:ascii="Arial" w:hAnsi="Arial" w:cs="Arial"/>
          <w:color w:val="212121"/>
          <w:sz w:val="24"/>
          <w:szCs w:val="24"/>
          <w:lang w:val="en-ZA"/>
        </w:rPr>
        <w:t>over 24 days.</w:t>
      </w:r>
    </w:p>
    <w:p w14:paraId="71CEAA23" w14:textId="2EE00108" w:rsidR="00107200" w:rsidRPr="0059364C" w:rsidRDefault="00107200" w:rsidP="0059364C">
      <w:pPr>
        <w:rPr>
          <w:rFonts w:ascii="Arial" w:hAnsi="Arial" w:cs="Arial"/>
          <w:color w:val="212121"/>
          <w:sz w:val="24"/>
          <w:szCs w:val="24"/>
          <w:lang w:val="en-ZA"/>
        </w:rPr>
      </w:pPr>
      <w:r w:rsidRPr="0059364C">
        <w:rPr>
          <w:rFonts w:ascii="Arial" w:hAnsi="Arial" w:cs="Arial"/>
          <w:color w:val="212121"/>
          <w:sz w:val="24"/>
          <w:szCs w:val="24"/>
          <w:lang w:val="en-ZA"/>
        </w:rPr>
        <w:lastRenderedPageBreak/>
        <w:t>There is a significant spike in Lactobacillus detection from Day 0 (7%) to Day 16 (44%), followed by a sharp decline by Day 24 (18%).</w:t>
      </w:r>
      <w:r w:rsidR="006B4575" w:rsidRPr="0059364C">
        <w:rPr>
          <w:rFonts w:ascii="Arial" w:hAnsi="Arial" w:cs="Arial"/>
          <w:color w:val="212121"/>
          <w:sz w:val="24"/>
          <w:szCs w:val="24"/>
          <w:lang w:val="en-ZA"/>
        </w:rPr>
        <w:t xml:space="preserve"> </w:t>
      </w:r>
      <w:r w:rsidRPr="0059364C">
        <w:rPr>
          <w:rFonts w:ascii="Arial" w:hAnsi="Arial" w:cs="Arial"/>
          <w:color w:val="212121"/>
          <w:sz w:val="24"/>
          <w:szCs w:val="24"/>
          <w:lang w:val="en-ZA"/>
        </w:rPr>
        <w:t>Th</w:t>
      </w:r>
      <w:r w:rsidR="006B4575" w:rsidRPr="0059364C">
        <w:rPr>
          <w:rFonts w:ascii="Arial" w:hAnsi="Arial" w:cs="Arial"/>
          <w:color w:val="212121"/>
          <w:sz w:val="24"/>
          <w:szCs w:val="24"/>
          <w:lang w:val="en-ZA"/>
        </w:rPr>
        <w:t>is</w:t>
      </w:r>
      <w:r w:rsidRPr="0059364C">
        <w:rPr>
          <w:rFonts w:ascii="Arial" w:hAnsi="Arial" w:cs="Arial"/>
          <w:color w:val="212121"/>
          <w:sz w:val="24"/>
          <w:szCs w:val="24"/>
          <w:lang w:val="en-ZA"/>
        </w:rPr>
        <w:t xml:space="preserve"> low baseline on Day 0 confirms a state of dysbiosis. The increase by Day 16 might suggest a transient recovery or a response to an intervention, but the subsequent drop by Day 24 indicates that the healthy flora failed to remain dominant.</w:t>
      </w:r>
    </w:p>
    <w:p w14:paraId="2061F156" w14:textId="77777777" w:rsidR="00107200" w:rsidRPr="0059364C" w:rsidRDefault="00107200" w:rsidP="0059364C">
      <w:pPr>
        <w:rPr>
          <w:rFonts w:ascii="Arial" w:hAnsi="Arial" w:cs="Arial"/>
          <w:color w:val="212121"/>
          <w:sz w:val="24"/>
          <w:szCs w:val="24"/>
          <w:lang w:val="en-ZA"/>
        </w:rPr>
      </w:pPr>
    </w:p>
    <w:p w14:paraId="3A32EF01" w14:textId="57998916" w:rsidR="00107200" w:rsidRPr="0059364C" w:rsidRDefault="00107200" w:rsidP="0059364C">
      <w:pPr>
        <w:rPr>
          <w:rFonts w:ascii="Arial" w:hAnsi="Arial" w:cs="Arial"/>
          <w:color w:val="212121"/>
          <w:sz w:val="24"/>
          <w:szCs w:val="24"/>
          <w:lang w:val="en-ZA"/>
        </w:rPr>
      </w:pPr>
      <w:r w:rsidRPr="0059364C">
        <w:rPr>
          <w:rFonts w:ascii="Arial" w:hAnsi="Arial" w:cs="Arial"/>
          <w:color w:val="212121"/>
          <w:sz w:val="24"/>
          <w:szCs w:val="24"/>
          <w:lang w:val="en-ZA"/>
        </w:rPr>
        <w:t>Gardnerella</w:t>
      </w:r>
      <w:r w:rsidR="006B4575" w:rsidRPr="0059364C">
        <w:rPr>
          <w:rFonts w:ascii="Arial" w:hAnsi="Arial" w:cs="Arial"/>
          <w:color w:val="212121"/>
          <w:sz w:val="24"/>
          <w:szCs w:val="24"/>
          <w:lang w:val="en-ZA"/>
        </w:rPr>
        <w:t xml:space="preserve"> species, which is considered indicative of BV, shows a s</w:t>
      </w:r>
      <w:r w:rsidRPr="0059364C">
        <w:rPr>
          <w:rFonts w:ascii="Arial" w:hAnsi="Arial" w:cs="Arial"/>
          <w:color w:val="212121"/>
          <w:sz w:val="24"/>
          <w:szCs w:val="24"/>
          <w:lang w:val="en-ZA"/>
        </w:rPr>
        <w:t>teady and aggressive increase throughout the study, moving from 3% on Day 0 to 38% by Day 24.</w:t>
      </w:r>
      <w:r w:rsidR="004921AC" w:rsidRPr="0059364C">
        <w:rPr>
          <w:rFonts w:ascii="Arial" w:hAnsi="Arial" w:cs="Arial"/>
          <w:color w:val="212121"/>
          <w:sz w:val="24"/>
          <w:szCs w:val="24"/>
          <w:lang w:val="en-ZA"/>
        </w:rPr>
        <w:t xml:space="preserve"> </w:t>
      </w:r>
      <w:r w:rsidRPr="0059364C">
        <w:rPr>
          <w:rFonts w:ascii="Arial" w:hAnsi="Arial" w:cs="Arial"/>
          <w:color w:val="212121"/>
          <w:sz w:val="24"/>
          <w:szCs w:val="24"/>
          <w:lang w:val="en-ZA"/>
        </w:rPr>
        <w:t>Unlike the fluctuating Lactobacillus, Gardnerella shows a consistent upward trajectory. By Day 24, it is the most prevalent morphotype, indicating a worsening dysbiotic state.</w:t>
      </w:r>
    </w:p>
    <w:p w14:paraId="571B05D5" w14:textId="524F1BD3" w:rsidR="00107200" w:rsidRPr="0059364C" w:rsidRDefault="00107200" w:rsidP="0059364C">
      <w:pPr>
        <w:rPr>
          <w:rFonts w:ascii="Arial" w:hAnsi="Arial" w:cs="Arial"/>
          <w:color w:val="212121"/>
          <w:sz w:val="24"/>
          <w:szCs w:val="24"/>
          <w:lang w:val="en-ZA"/>
        </w:rPr>
      </w:pPr>
      <w:commentRangeStart w:id="104"/>
      <w:commentRangeStart w:id="105"/>
      <w:r w:rsidRPr="0059364C">
        <w:rPr>
          <w:rFonts w:ascii="Arial" w:hAnsi="Arial" w:cs="Arial"/>
          <w:color w:val="212121"/>
          <w:sz w:val="24"/>
          <w:szCs w:val="24"/>
          <w:lang w:val="en-ZA"/>
        </w:rPr>
        <w:t xml:space="preserve">Mobiluncus </w:t>
      </w:r>
      <w:r w:rsidR="00747591" w:rsidRPr="0059364C">
        <w:rPr>
          <w:rFonts w:ascii="Arial" w:hAnsi="Arial" w:cs="Arial"/>
          <w:color w:val="212121"/>
          <w:sz w:val="24"/>
          <w:szCs w:val="24"/>
          <w:lang w:val="en-ZA"/>
        </w:rPr>
        <w:t>is found to have h</w:t>
      </w:r>
      <w:r w:rsidRPr="0059364C">
        <w:rPr>
          <w:rFonts w:ascii="Arial" w:hAnsi="Arial" w:cs="Arial"/>
          <w:color w:val="212121"/>
          <w:sz w:val="24"/>
          <w:szCs w:val="24"/>
          <w:lang w:val="en-ZA"/>
        </w:rPr>
        <w:t>igh prevalence initially</w:t>
      </w:r>
      <w:r w:rsidR="00747591" w:rsidRPr="0059364C">
        <w:rPr>
          <w:rFonts w:ascii="Arial" w:hAnsi="Arial" w:cs="Arial"/>
          <w:color w:val="212121"/>
          <w:sz w:val="24"/>
          <w:szCs w:val="24"/>
          <w:lang w:val="en-ZA"/>
        </w:rPr>
        <w:t xml:space="preserve">, </w:t>
      </w:r>
      <w:r w:rsidRPr="0059364C">
        <w:rPr>
          <w:rFonts w:ascii="Arial" w:hAnsi="Arial" w:cs="Arial"/>
          <w:color w:val="212121"/>
          <w:sz w:val="24"/>
          <w:szCs w:val="24"/>
          <w:lang w:val="en-ZA"/>
        </w:rPr>
        <w:t>43% on Day 0 and 49% on Day 8 followed by a massive crash to 8% by Day 16.</w:t>
      </w:r>
      <w:commentRangeEnd w:id="104"/>
      <w:r w:rsidR="00747591" w:rsidRPr="0059364C">
        <w:rPr>
          <w:rStyle w:val="CommentReference"/>
          <w:rFonts w:ascii="Arial" w:hAnsi="Arial" w:cs="Arial"/>
          <w:color w:val="212121"/>
          <w:sz w:val="24"/>
          <w:szCs w:val="24"/>
          <w:lang w:val="en-ZA"/>
        </w:rPr>
        <w:commentReference w:id="104"/>
      </w:r>
      <w:commentRangeEnd w:id="105"/>
      <w:r w:rsidR="00E677AD" w:rsidRPr="0059364C">
        <w:rPr>
          <w:rStyle w:val="CommentReference"/>
          <w:rFonts w:ascii="Arial" w:hAnsi="Arial" w:cs="Arial"/>
          <w:color w:val="212121"/>
          <w:sz w:val="24"/>
          <w:szCs w:val="24"/>
          <w:lang w:val="en-ZA"/>
        </w:rPr>
        <w:commentReference w:id="105"/>
      </w:r>
    </w:p>
    <w:p w14:paraId="31A6F235" w14:textId="18611D19" w:rsidR="00107200" w:rsidRPr="0059364C" w:rsidRDefault="00107200" w:rsidP="0059364C">
      <w:pPr>
        <w:rPr>
          <w:rFonts w:ascii="Arial" w:hAnsi="Arial" w:cs="Arial"/>
          <w:color w:val="212121"/>
          <w:sz w:val="24"/>
          <w:szCs w:val="24"/>
          <w:lang w:val="en-ZA"/>
        </w:rPr>
      </w:pPr>
      <w:r w:rsidRPr="0059364C">
        <w:rPr>
          <w:rFonts w:ascii="Arial" w:hAnsi="Arial" w:cs="Arial"/>
          <w:color w:val="212121"/>
          <w:sz w:val="24"/>
          <w:szCs w:val="24"/>
          <w:lang w:val="en-ZA"/>
        </w:rPr>
        <w:t>Mobiluncus is often associated with higher-grade BV and malodo</w:t>
      </w:r>
      <w:r w:rsidR="00A46C97" w:rsidRPr="0059364C">
        <w:rPr>
          <w:rFonts w:ascii="Arial" w:hAnsi="Arial" w:cs="Arial"/>
          <w:color w:val="212121"/>
          <w:sz w:val="24"/>
          <w:szCs w:val="24"/>
          <w:lang w:val="en-ZA"/>
        </w:rPr>
        <w:t>u</w:t>
      </w:r>
      <w:r w:rsidRPr="0059364C">
        <w:rPr>
          <w:rFonts w:ascii="Arial" w:hAnsi="Arial" w:cs="Arial"/>
          <w:color w:val="212121"/>
          <w:sz w:val="24"/>
          <w:szCs w:val="24"/>
          <w:lang w:val="en-ZA"/>
        </w:rPr>
        <w:t xml:space="preserve">r. The sudden drop between Day 8 and Day 16 </w:t>
      </w:r>
      <w:r w:rsidR="00023BB7" w:rsidRPr="0059364C">
        <w:rPr>
          <w:rFonts w:ascii="Arial" w:hAnsi="Arial" w:cs="Arial"/>
          <w:color w:val="212121"/>
          <w:sz w:val="24"/>
          <w:szCs w:val="24"/>
          <w:lang w:val="en-ZA"/>
        </w:rPr>
        <w:t>can possibly be attributed to</w:t>
      </w:r>
      <w:r w:rsidR="00A46C97" w:rsidRPr="0059364C">
        <w:rPr>
          <w:rFonts w:ascii="Arial" w:hAnsi="Arial" w:cs="Arial"/>
          <w:color w:val="212121"/>
          <w:sz w:val="24"/>
          <w:szCs w:val="24"/>
          <w:lang w:val="en-ZA"/>
        </w:rPr>
        <w:t xml:space="preserve"> </w:t>
      </w:r>
      <w:r w:rsidRPr="0059364C">
        <w:rPr>
          <w:rFonts w:ascii="Arial" w:hAnsi="Arial" w:cs="Arial"/>
          <w:color w:val="212121"/>
          <w:sz w:val="24"/>
          <w:szCs w:val="24"/>
          <w:lang w:val="en-ZA"/>
        </w:rPr>
        <w:t xml:space="preserve">Gardnerella </w:t>
      </w:r>
      <w:r w:rsidR="00A46C97" w:rsidRPr="0059364C">
        <w:rPr>
          <w:rFonts w:ascii="Arial" w:hAnsi="Arial" w:cs="Arial"/>
          <w:color w:val="212121"/>
          <w:sz w:val="24"/>
          <w:szCs w:val="24"/>
          <w:lang w:val="en-ZA"/>
        </w:rPr>
        <w:t>presence,</w:t>
      </w:r>
      <w:r w:rsidRPr="0059364C">
        <w:rPr>
          <w:rFonts w:ascii="Arial" w:hAnsi="Arial" w:cs="Arial"/>
          <w:color w:val="212121"/>
          <w:sz w:val="24"/>
          <w:szCs w:val="24"/>
          <w:lang w:val="en-ZA"/>
        </w:rPr>
        <w:t xml:space="preserve"> or that the environment shifted to favo</w:t>
      </w:r>
      <w:r w:rsidR="00A46C97" w:rsidRPr="0059364C">
        <w:rPr>
          <w:rFonts w:ascii="Arial" w:hAnsi="Arial" w:cs="Arial"/>
          <w:color w:val="212121"/>
          <w:sz w:val="24"/>
          <w:szCs w:val="24"/>
          <w:lang w:val="en-ZA"/>
        </w:rPr>
        <w:t>u</w:t>
      </w:r>
      <w:r w:rsidRPr="0059364C">
        <w:rPr>
          <w:rFonts w:ascii="Arial" w:hAnsi="Arial" w:cs="Arial"/>
          <w:color w:val="212121"/>
          <w:sz w:val="24"/>
          <w:szCs w:val="24"/>
          <w:lang w:val="en-ZA"/>
        </w:rPr>
        <w:t>r different anaerobes.</w:t>
      </w:r>
    </w:p>
    <w:p w14:paraId="22A53276" w14:textId="77777777" w:rsidR="008768A0" w:rsidRPr="0059364C" w:rsidRDefault="008768A0" w:rsidP="0059364C">
      <w:pPr>
        <w:rPr>
          <w:rFonts w:ascii="Arial" w:hAnsi="Arial" w:cs="Arial"/>
          <w:sz w:val="24"/>
          <w:szCs w:val="24"/>
        </w:rPr>
      </w:pPr>
    </w:p>
    <w:p w14:paraId="6F6D7C37" w14:textId="07E4BA3F" w:rsidR="008768A0" w:rsidRPr="0059364C" w:rsidRDefault="008768A0" w:rsidP="0059364C">
      <w:pPr>
        <w:rPr>
          <w:rFonts w:ascii="Arial" w:hAnsi="Arial" w:cs="Arial"/>
          <w:sz w:val="24"/>
          <w:szCs w:val="24"/>
        </w:rPr>
      </w:pPr>
      <w:commentRangeStart w:id="106"/>
      <w:commentRangeStart w:id="107"/>
      <w:r w:rsidRPr="0059364C">
        <w:rPr>
          <w:rFonts w:ascii="Arial" w:hAnsi="Arial" w:cs="Arial"/>
          <w:sz w:val="24"/>
          <w:szCs w:val="24"/>
        </w:rPr>
        <w:t xml:space="preserve">Table 4. </w:t>
      </w:r>
      <w:r w:rsidR="00633213" w:rsidRPr="0059364C">
        <w:rPr>
          <w:rFonts w:ascii="Arial" w:hAnsi="Arial" w:cs="Arial"/>
          <w:sz w:val="24"/>
          <w:szCs w:val="24"/>
        </w:rPr>
        <w:t>Amsel score at Day 0, 8, 16 and 24</w:t>
      </w:r>
      <w:commentRangeEnd w:id="106"/>
      <w:r w:rsidR="003F3779" w:rsidRPr="0059364C">
        <w:rPr>
          <w:rStyle w:val="CommentReference"/>
          <w:rFonts w:ascii="Arial" w:hAnsi="Arial" w:cs="Arial"/>
          <w:sz w:val="24"/>
          <w:szCs w:val="24"/>
        </w:rPr>
        <w:commentReference w:id="106"/>
      </w:r>
      <w:commentRangeEnd w:id="107"/>
      <w:r w:rsidR="006121C8" w:rsidRPr="0059364C">
        <w:rPr>
          <w:rStyle w:val="CommentReference"/>
          <w:rFonts w:ascii="Arial" w:hAnsi="Arial" w:cs="Arial"/>
          <w:sz w:val="24"/>
          <w:szCs w:val="24"/>
        </w:rPr>
        <w:commentReference w:id="107"/>
      </w:r>
    </w:p>
    <w:tbl>
      <w:tblPr>
        <w:tblW w:w="0" w:type="auto"/>
        <w:jc w:val="center"/>
        <w:tblCellMar>
          <w:left w:w="60" w:type="dxa"/>
          <w:right w:w="60" w:type="dxa"/>
        </w:tblCellMar>
        <w:tblLook w:val="0000" w:firstRow="0" w:lastRow="0" w:firstColumn="0" w:lastColumn="0" w:noHBand="0" w:noVBand="0"/>
      </w:tblPr>
      <w:tblGrid>
        <w:gridCol w:w="4370"/>
        <w:gridCol w:w="1094"/>
        <w:gridCol w:w="1356"/>
      </w:tblGrid>
      <w:tr w:rsidR="001E6679" w:rsidRPr="0059364C" w14:paraId="5E4335F3" w14:textId="77777777" w:rsidTr="001E6679">
        <w:trPr>
          <w:cantSplit/>
          <w:tblHeader/>
          <w:jc w:val="center"/>
        </w:trPr>
        <w:tc>
          <w:tcPr>
            <w:tcW w:w="4370" w:type="dxa"/>
            <w:tcBorders>
              <w:top w:val="single" w:sz="16" w:space="0" w:color="D3D3D3"/>
              <w:left w:val="single" w:sz="0" w:space="0" w:color="D3D3D3"/>
              <w:bottom w:val="single" w:sz="16" w:space="0" w:color="D3D3D3"/>
            </w:tcBorders>
          </w:tcPr>
          <w:p w14:paraId="6B48F8BC" w14:textId="77777777" w:rsidR="001E6679" w:rsidRPr="0059364C" w:rsidRDefault="001E6679" w:rsidP="0059364C">
            <w:pPr>
              <w:rPr>
                <w:rFonts w:ascii="Arial" w:hAnsi="Arial" w:cs="Arial"/>
                <w:sz w:val="24"/>
                <w:szCs w:val="24"/>
              </w:rPr>
            </w:pPr>
            <w:r w:rsidRPr="0059364C">
              <w:rPr>
                <w:rFonts w:ascii="Arial" w:hAnsi="Arial" w:cs="Arial"/>
                <w:sz w:val="24"/>
                <w:szCs w:val="24"/>
              </w:rPr>
              <w:t>Variable</w:t>
            </w:r>
          </w:p>
        </w:tc>
        <w:tc>
          <w:tcPr>
            <w:tcW w:w="1037" w:type="dxa"/>
            <w:tcBorders>
              <w:top w:val="single" w:sz="16" w:space="0" w:color="D3D3D3"/>
              <w:bottom w:val="single" w:sz="16" w:space="0" w:color="D3D3D3"/>
            </w:tcBorders>
          </w:tcPr>
          <w:p w14:paraId="697B4579" w14:textId="77777777" w:rsidR="001E6679" w:rsidRPr="0059364C" w:rsidRDefault="001E6679" w:rsidP="0059364C">
            <w:pPr>
              <w:rPr>
                <w:rFonts w:ascii="Arial" w:hAnsi="Arial" w:cs="Arial"/>
                <w:sz w:val="24"/>
                <w:szCs w:val="24"/>
              </w:rPr>
            </w:pPr>
            <w:r w:rsidRPr="0059364C">
              <w:rPr>
                <w:rFonts w:ascii="Arial" w:hAnsi="Arial" w:cs="Arial"/>
                <w:sz w:val="24"/>
                <w:szCs w:val="24"/>
              </w:rPr>
              <w:t>Category</w:t>
            </w:r>
          </w:p>
        </w:tc>
        <w:tc>
          <w:tcPr>
            <w:tcW w:w="1356" w:type="dxa"/>
            <w:tcBorders>
              <w:top w:val="single" w:sz="16" w:space="0" w:color="D3D3D3"/>
              <w:bottom w:val="single" w:sz="16" w:space="0" w:color="D3D3D3"/>
            </w:tcBorders>
          </w:tcPr>
          <w:p w14:paraId="3925127E" w14:textId="77777777" w:rsidR="001E6679" w:rsidRPr="0059364C" w:rsidRDefault="001E6679" w:rsidP="0059364C">
            <w:pPr>
              <w:rPr>
                <w:rFonts w:ascii="Arial" w:hAnsi="Arial" w:cs="Arial"/>
                <w:sz w:val="24"/>
                <w:szCs w:val="24"/>
              </w:rPr>
            </w:pPr>
            <w:r w:rsidRPr="0059364C">
              <w:rPr>
                <w:rFonts w:ascii="Arial" w:hAnsi="Arial" w:cs="Arial"/>
                <w:sz w:val="24"/>
                <w:szCs w:val="24"/>
              </w:rPr>
              <w:t>Proportions</w:t>
            </w:r>
          </w:p>
        </w:tc>
      </w:tr>
      <w:tr w:rsidR="001E6679" w:rsidRPr="0059364C" w14:paraId="7CB1AAFE" w14:textId="77777777" w:rsidTr="001E6679">
        <w:trPr>
          <w:gridAfter w:val="2"/>
          <w:wAfter w:w="2393" w:type="dxa"/>
          <w:cantSplit/>
          <w:jc w:val="center"/>
        </w:trPr>
        <w:tc>
          <w:tcPr>
            <w:tcW w:w="4370" w:type="dxa"/>
            <w:tcBorders>
              <w:top w:val="single" w:sz="16" w:space="0" w:color="D3D3D3"/>
              <w:left w:val="single" w:sz="0" w:space="0" w:color="D3D3D3"/>
              <w:bottom w:val="single" w:sz="16" w:space="0" w:color="D3D3D3"/>
              <w:right w:val="single" w:sz="0" w:space="0" w:color="D3D3D3"/>
            </w:tcBorders>
            <w:tcMar>
              <w:top w:w="25" w:type="dxa"/>
            </w:tcMar>
          </w:tcPr>
          <w:p w14:paraId="5379A4BC" w14:textId="77777777" w:rsidR="001E6679" w:rsidRPr="0059364C" w:rsidRDefault="001E6679" w:rsidP="0059364C">
            <w:pPr>
              <w:rPr>
                <w:rFonts w:ascii="Arial" w:hAnsi="Arial" w:cs="Arial"/>
                <w:sz w:val="24"/>
                <w:szCs w:val="24"/>
              </w:rPr>
            </w:pPr>
            <w:r w:rsidRPr="0059364C">
              <w:rPr>
                <w:rFonts w:ascii="Arial" w:hAnsi="Arial" w:cs="Arial"/>
                <w:sz w:val="24"/>
                <w:szCs w:val="24"/>
              </w:rPr>
              <w:t>Day 8</w:t>
            </w:r>
          </w:p>
        </w:tc>
      </w:tr>
      <w:tr w:rsidR="001E6679" w:rsidRPr="0059364C" w14:paraId="41DAEE56"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46F9C54A" w14:textId="77777777" w:rsidR="001E6679" w:rsidRPr="0059364C" w:rsidRDefault="001E6679" w:rsidP="0059364C">
            <w:pPr>
              <w:rPr>
                <w:rFonts w:ascii="Arial" w:hAnsi="Arial" w:cs="Arial"/>
                <w:sz w:val="24"/>
                <w:szCs w:val="24"/>
              </w:rPr>
            </w:pPr>
            <w:r w:rsidRPr="0059364C">
              <w:rPr>
                <w:rFonts w:ascii="Arial" w:hAnsi="Arial" w:cs="Arial"/>
                <w:sz w:val="24"/>
                <w:szCs w:val="24"/>
              </w:rPr>
              <w:t>Vaginal pH</w:t>
            </w:r>
          </w:p>
        </w:tc>
        <w:tc>
          <w:tcPr>
            <w:tcW w:w="1037" w:type="dxa"/>
            <w:tcBorders>
              <w:top w:val="single" w:sz="0" w:space="0" w:color="D3D3D3"/>
              <w:left w:val="single" w:sz="0" w:space="0" w:color="D3D3D3"/>
              <w:bottom w:val="single" w:sz="0" w:space="0" w:color="D3D3D3"/>
              <w:right w:val="single" w:sz="0" w:space="0" w:color="D3D3D3"/>
            </w:tcBorders>
          </w:tcPr>
          <w:p w14:paraId="77127AD3" w14:textId="77777777" w:rsidR="001E6679" w:rsidRPr="0059364C" w:rsidRDefault="001E6679" w:rsidP="0059364C">
            <w:pPr>
              <w:rPr>
                <w:rFonts w:ascii="Arial" w:hAnsi="Arial" w:cs="Arial"/>
                <w:sz w:val="24"/>
                <w:szCs w:val="24"/>
              </w:rPr>
            </w:pPr>
            <w:r w:rsidRPr="0059364C">
              <w:rPr>
                <w:rFonts w:ascii="Arial" w:hAnsi="Arial" w:cs="Arial"/>
                <w:sz w:val="24"/>
                <w:szCs w:val="24"/>
              </w:rPr>
              <w:t>&gt;4.5</w:t>
            </w:r>
          </w:p>
        </w:tc>
        <w:tc>
          <w:tcPr>
            <w:tcW w:w="1356" w:type="dxa"/>
            <w:tcBorders>
              <w:top w:val="single" w:sz="0" w:space="0" w:color="D3D3D3"/>
              <w:left w:val="single" w:sz="0" w:space="0" w:color="D3D3D3"/>
              <w:bottom w:val="single" w:sz="0" w:space="0" w:color="D3D3D3"/>
              <w:right w:val="single" w:sz="0" w:space="0" w:color="D3D3D3"/>
            </w:tcBorders>
          </w:tcPr>
          <w:p w14:paraId="1AFEF3C8" w14:textId="77777777" w:rsidR="001E6679" w:rsidRPr="0059364C" w:rsidRDefault="001E6679" w:rsidP="0059364C">
            <w:pPr>
              <w:rPr>
                <w:rFonts w:ascii="Arial" w:hAnsi="Arial" w:cs="Arial"/>
                <w:sz w:val="24"/>
                <w:szCs w:val="24"/>
              </w:rPr>
            </w:pPr>
            <w:r w:rsidRPr="0059364C">
              <w:rPr>
                <w:rFonts w:ascii="Arial" w:hAnsi="Arial" w:cs="Arial"/>
                <w:sz w:val="24"/>
                <w:szCs w:val="24"/>
              </w:rPr>
              <w:t>58</w:t>
            </w:r>
          </w:p>
        </w:tc>
      </w:tr>
      <w:tr w:rsidR="001E6679" w:rsidRPr="0059364C" w14:paraId="78F1A3D6"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06F6394E" w14:textId="77777777" w:rsidR="001E6679" w:rsidRPr="0059364C" w:rsidRDefault="001E6679" w:rsidP="0059364C">
            <w:pPr>
              <w:rPr>
                <w:rFonts w:ascii="Arial" w:hAnsi="Arial" w:cs="Arial"/>
                <w:sz w:val="24"/>
                <w:szCs w:val="24"/>
              </w:rPr>
            </w:pPr>
            <w:r w:rsidRPr="0059364C">
              <w:rPr>
                <w:rFonts w:ascii="Arial" w:hAnsi="Arial" w:cs="Arial"/>
                <w:sz w:val="24"/>
                <w:szCs w:val="24"/>
              </w:rPr>
              <w:t>Vaginal pH</w:t>
            </w:r>
          </w:p>
        </w:tc>
        <w:tc>
          <w:tcPr>
            <w:tcW w:w="1037" w:type="dxa"/>
            <w:tcBorders>
              <w:top w:val="single" w:sz="0" w:space="0" w:color="D3D3D3"/>
              <w:left w:val="single" w:sz="0" w:space="0" w:color="D3D3D3"/>
              <w:bottom w:val="single" w:sz="0" w:space="0" w:color="D3D3D3"/>
              <w:right w:val="single" w:sz="0" w:space="0" w:color="D3D3D3"/>
            </w:tcBorders>
          </w:tcPr>
          <w:p w14:paraId="2F011391" w14:textId="77777777" w:rsidR="001E6679" w:rsidRPr="0059364C" w:rsidRDefault="001E6679" w:rsidP="0059364C">
            <w:pPr>
              <w:rPr>
                <w:rFonts w:ascii="Arial" w:hAnsi="Arial" w:cs="Arial"/>
                <w:sz w:val="24"/>
                <w:szCs w:val="24"/>
              </w:rPr>
            </w:pPr>
            <w:r w:rsidRPr="0059364C">
              <w:rPr>
                <w:rFonts w:ascii="Arial" w:hAnsi="Arial" w:cs="Arial"/>
                <w:sz w:val="24"/>
                <w:szCs w:val="24"/>
              </w:rPr>
              <w:t>≤4.5</w:t>
            </w:r>
          </w:p>
        </w:tc>
        <w:tc>
          <w:tcPr>
            <w:tcW w:w="1356" w:type="dxa"/>
            <w:tcBorders>
              <w:top w:val="single" w:sz="0" w:space="0" w:color="D3D3D3"/>
              <w:left w:val="single" w:sz="0" w:space="0" w:color="D3D3D3"/>
              <w:bottom w:val="single" w:sz="0" w:space="0" w:color="D3D3D3"/>
              <w:right w:val="single" w:sz="0" w:space="0" w:color="D3D3D3"/>
            </w:tcBorders>
          </w:tcPr>
          <w:p w14:paraId="57587E49" w14:textId="77777777" w:rsidR="001E6679" w:rsidRPr="0059364C" w:rsidRDefault="001E6679" w:rsidP="0059364C">
            <w:pPr>
              <w:rPr>
                <w:rFonts w:ascii="Arial" w:hAnsi="Arial" w:cs="Arial"/>
                <w:sz w:val="24"/>
                <w:szCs w:val="24"/>
              </w:rPr>
            </w:pPr>
            <w:r w:rsidRPr="0059364C">
              <w:rPr>
                <w:rFonts w:ascii="Arial" w:hAnsi="Arial" w:cs="Arial"/>
                <w:sz w:val="24"/>
                <w:szCs w:val="24"/>
              </w:rPr>
              <w:t>42</w:t>
            </w:r>
          </w:p>
        </w:tc>
      </w:tr>
      <w:tr w:rsidR="001E6679" w:rsidRPr="0059364C" w14:paraId="0007BD88"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69274978" w14:textId="77777777" w:rsidR="001E6679" w:rsidRPr="0059364C" w:rsidRDefault="001E6679" w:rsidP="0059364C">
            <w:pPr>
              <w:rPr>
                <w:rFonts w:ascii="Arial" w:hAnsi="Arial" w:cs="Arial"/>
                <w:sz w:val="24"/>
                <w:szCs w:val="24"/>
              </w:rPr>
            </w:pPr>
            <w:r w:rsidRPr="0059364C">
              <w:rPr>
                <w:rFonts w:ascii="Arial" w:hAnsi="Arial" w:cs="Arial"/>
                <w:sz w:val="24"/>
                <w:szCs w:val="24"/>
              </w:rPr>
              <w:t>clue</w:t>
            </w:r>
          </w:p>
        </w:tc>
        <w:tc>
          <w:tcPr>
            <w:tcW w:w="1037" w:type="dxa"/>
            <w:tcBorders>
              <w:top w:val="single" w:sz="0" w:space="0" w:color="D3D3D3"/>
              <w:left w:val="single" w:sz="0" w:space="0" w:color="D3D3D3"/>
              <w:bottom w:val="single" w:sz="0" w:space="0" w:color="D3D3D3"/>
              <w:right w:val="single" w:sz="0" w:space="0" w:color="D3D3D3"/>
            </w:tcBorders>
          </w:tcPr>
          <w:p w14:paraId="233A5CD5" w14:textId="77777777" w:rsidR="001E6679" w:rsidRPr="0059364C" w:rsidRDefault="001E6679" w:rsidP="0059364C">
            <w:pPr>
              <w:rPr>
                <w:rFonts w:ascii="Arial" w:hAnsi="Arial" w:cs="Arial"/>
                <w:sz w:val="24"/>
                <w:szCs w:val="24"/>
              </w:rPr>
            </w:pPr>
            <w:r w:rsidRPr="0059364C">
              <w:rPr>
                <w:rFonts w:ascii="Arial" w:hAnsi="Arial" w:cs="Arial"/>
                <w:sz w:val="24"/>
                <w:szCs w:val="24"/>
              </w:rPr>
              <w:t>Positive</w:t>
            </w:r>
          </w:p>
        </w:tc>
        <w:tc>
          <w:tcPr>
            <w:tcW w:w="1356" w:type="dxa"/>
            <w:tcBorders>
              <w:top w:val="single" w:sz="0" w:space="0" w:color="D3D3D3"/>
              <w:left w:val="single" w:sz="0" w:space="0" w:color="D3D3D3"/>
              <w:bottom w:val="single" w:sz="0" w:space="0" w:color="D3D3D3"/>
              <w:right w:val="single" w:sz="0" w:space="0" w:color="D3D3D3"/>
            </w:tcBorders>
          </w:tcPr>
          <w:p w14:paraId="110821DC" w14:textId="77777777" w:rsidR="001E6679" w:rsidRPr="0059364C" w:rsidRDefault="001E6679" w:rsidP="0059364C">
            <w:pPr>
              <w:rPr>
                <w:rFonts w:ascii="Arial" w:hAnsi="Arial" w:cs="Arial"/>
                <w:sz w:val="24"/>
                <w:szCs w:val="24"/>
              </w:rPr>
            </w:pPr>
            <w:r w:rsidRPr="0059364C">
              <w:rPr>
                <w:rFonts w:ascii="Arial" w:hAnsi="Arial" w:cs="Arial"/>
                <w:sz w:val="24"/>
                <w:szCs w:val="24"/>
              </w:rPr>
              <w:t>1</w:t>
            </w:r>
          </w:p>
        </w:tc>
      </w:tr>
      <w:tr w:rsidR="001E6679" w:rsidRPr="0059364C" w14:paraId="5A4E3A7D"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43FEBE42" w14:textId="77777777" w:rsidR="001E6679" w:rsidRPr="0059364C" w:rsidRDefault="001E6679" w:rsidP="0059364C">
            <w:pPr>
              <w:rPr>
                <w:rFonts w:ascii="Arial" w:hAnsi="Arial" w:cs="Arial"/>
                <w:sz w:val="24"/>
                <w:szCs w:val="24"/>
              </w:rPr>
            </w:pPr>
            <w:r w:rsidRPr="0059364C">
              <w:rPr>
                <w:rFonts w:ascii="Arial" w:hAnsi="Arial" w:cs="Arial"/>
                <w:sz w:val="24"/>
                <w:szCs w:val="24"/>
              </w:rPr>
              <w:t>vaginal</w:t>
            </w:r>
          </w:p>
        </w:tc>
        <w:tc>
          <w:tcPr>
            <w:tcW w:w="1037" w:type="dxa"/>
            <w:tcBorders>
              <w:top w:val="single" w:sz="0" w:space="0" w:color="D3D3D3"/>
              <w:left w:val="single" w:sz="0" w:space="0" w:color="D3D3D3"/>
              <w:bottom w:val="single" w:sz="0" w:space="0" w:color="D3D3D3"/>
              <w:right w:val="single" w:sz="0" w:space="0" w:color="D3D3D3"/>
            </w:tcBorders>
          </w:tcPr>
          <w:p w14:paraId="1ED5B821" w14:textId="77777777" w:rsidR="001E6679" w:rsidRPr="0059364C" w:rsidRDefault="001E6679" w:rsidP="0059364C">
            <w:pPr>
              <w:rPr>
                <w:rFonts w:ascii="Arial" w:hAnsi="Arial" w:cs="Arial"/>
                <w:sz w:val="24"/>
                <w:szCs w:val="24"/>
              </w:rPr>
            </w:pPr>
            <w:r w:rsidRPr="0059364C">
              <w:rPr>
                <w:rFonts w:ascii="Arial" w:hAnsi="Arial" w:cs="Arial"/>
                <w:sz w:val="24"/>
                <w:szCs w:val="24"/>
              </w:rPr>
              <w:t>Present</w:t>
            </w:r>
          </w:p>
        </w:tc>
        <w:tc>
          <w:tcPr>
            <w:tcW w:w="1356" w:type="dxa"/>
            <w:tcBorders>
              <w:top w:val="single" w:sz="0" w:space="0" w:color="D3D3D3"/>
              <w:left w:val="single" w:sz="0" w:space="0" w:color="D3D3D3"/>
              <w:bottom w:val="single" w:sz="0" w:space="0" w:color="D3D3D3"/>
              <w:right w:val="single" w:sz="0" w:space="0" w:color="D3D3D3"/>
            </w:tcBorders>
          </w:tcPr>
          <w:p w14:paraId="08059C6A" w14:textId="77777777" w:rsidR="001E6679" w:rsidRPr="0059364C" w:rsidRDefault="001E6679" w:rsidP="0059364C">
            <w:pPr>
              <w:rPr>
                <w:rFonts w:ascii="Arial" w:hAnsi="Arial" w:cs="Arial"/>
                <w:sz w:val="24"/>
                <w:szCs w:val="24"/>
              </w:rPr>
            </w:pPr>
            <w:r w:rsidRPr="0059364C">
              <w:rPr>
                <w:rFonts w:ascii="Arial" w:hAnsi="Arial" w:cs="Arial"/>
                <w:sz w:val="24"/>
                <w:szCs w:val="24"/>
              </w:rPr>
              <w:t>27</w:t>
            </w:r>
          </w:p>
        </w:tc>
      </w:tr>
      <w:tr w:rsidR="001E6679" w:rsidRPr="0059364C" w14:paraId="1D707089"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0626BF28" w14:textId="77777777" w:rsidR="001E6679" w:rsidRPr="0059364C" w:rsidRDefault="001E6679" w:rsidP="0059364C">
            <w:pPr>
              <w:rPr>
                <w:rFonts w:ascii="Arial" w:hAnsi="Arial" w:cs="Arial"/>
                <w:sz w:val="24"/>
                <w:szCs w:val="24"/>
              </w:rPr>
            </w:pPr>
            <w:r w:rsidRPr="0059364C">
              <w:rPr>
                <w:rFonts w:ascii="Arial" w:hAnsi="Arial" w:cs="Arial"/>
                <w:sz w:val="24"/>
                <w:szCs w:val="24"/>
              </w:rPr>
              <w:t>whiff</w:t>
            </w:r>
          </w:p>
        </w:tc>
        <w:tc>
          <w:tcPr>
            <w:tcW w:w="1037" w:type="dxa"/>
            <w:tcBorders>
              <w:top w:val="single" w:sz="0" w:space="0" w:color="D3D3D3"/>
              <w:left w:val="single" w:sz="0" w:space="0" w:color="D3D3D3"/>
              <w:bottom w:val="single" w:sz="0" w:space="0" w:color="D3D3D3"/>
              <w:right w:val="single" w:sz="0" w:space="0" w:color="D3D3D3"/>
            </w:tcBorders>
          </w:tcPr>
          <w:p w14:paraId="17800AAB" w14:textId="77777777" w:rsidR="001E6679" w:rsidRPr="0059364C" w:rsidRDefault="001E6679" w:rsidP="0059364C">
            <w:pPr>
              <w:rPr>
                <w:rFonts w:ascii="Arial" w:hAnsi="Arial" w:cs="Arial"/>
                <w:sz w:val="24"/>
                <w:szCs w:val="24"/>
              </w:rPr>
            </w:pPr>
            <w:r w:rsidRPr="0059364C">
              <w:rPr>
                <w:rFonts w:ascii="Arial" w:hAnsi="Arial" w:cs="Arial"/>
                <w:sz w:val="24"/>
                <w:szCs w:val="24"/>
              </w:rPr>
              <w:t>Positive</w:t>
            </w:r>
          </w:p>
        </w:tc>
        <w:tc>
          <w:tcPr>
            <w:tcW w:w="1356" w:type="dxa"/>
            <w:tcBorders>
              <w:top w:val="single" w:sz="0" w:space="0" w:color="D3D3D3"/>
              <w:left w:val="single" w:sz="0" w:space="0" w:color="D3D3D3"/>
              <w:bottom w:val="single" w:sz="0" w:space="0" w:color="D3D3D3"/>
              <w:right w:val="single" w:sz="0" w:space="0" w:color="D3D3D3"/>
            </w:tcBorders>
          </w:tcPr>
          <w:p w14:paraId="2626113F" w14:textId="77777777" w:rsidR="001E6679" w:rsidRPr="0059364C" w:rsidRDefault="001E6679" w:rsidP="0059364C">
            <w:pPr>
              <w:rPr>
                <w:rFonts w:ascii="Arial" w:hAnsi="Arial" w:cs="Arial"/>
                <w:sz w:val="24"/>
                <w:szCs w:val="24"/>
              </w:rPr>
            </w:pPr>
            <w:r w:rsidRPr="0059364C">
              <w:rPr>
                <w:rFonts w:ascii="Arial" w:hAnsi="Arial" w:cs="Arial"/>
                <w:sz w:val="24"/>
                <w:szCs w:val="24"/>
              </w:rPr>
              <w:t>22</w:t>
            </w:r>
          </w:p>
        </w:tc>
      </w:tr>
      <w:tr w:rsidR="001E6679" w:rsidRPr="0059364C" w14:paraId="16E52A69" w14:textId="77777777" w:rsidTr="001E6679">
        <w:trPr>
          <w:gridAfter w:val="2"/>
          <w:wAfter w:w="2393" w:type="dxa"/>
          <w:cantSplit/>
          <w:jc w:val="center"/>
        </w:trPr>
        <w:tc>
          <w:tcPr>
            <w:tcW w:w="4370" w:type="dxa"/>
            <w:tcBorders>
              <w:top w:val="single" w:sz="16" w:space="0" w:color="D3D3D3"/>
              <w:left w:val="single" w:sz="0" w:space="0" w:color="D3D3D3"/>
              <w:bottom w:val="single" w:sz="16" w:space="0" w:color="D3D3D3"/>
              <w:right w:val="single" w:sz="0" w:space="0" w:color="D3D3D3"/>
            </w:tcBorders>
            <w:tcMar>
              <w:top w:w="25" w:type="dxa"/>
            </w:tcMar>
          </w:tcPr>
          <w:p w14:paraId="7D99F8A7" w14:textId="77777777" w:rsidR="001E6679" w:rsidRPr="0059364C" w:rsidRDefault="001E6679" w:rsidP="0059364C">
            <w:pPr>
              <w:rPr>
                <w:rFonts w:ascii="Arial" w:hAnsi="Arial" w:cs="Arial"/>
                <w:sz w:val="24"/>
                <w:szCs w:val="24"/>
              </w:rPr>
            </w:pPr>
            <w:r w:rsidRPr="0059364C">
              <w:rPr>
                <w:rFonts w:ascii="Arial" w:hAnsi="Arial" w:cs="Arial"/>
                <w:sz w:val="24"/>
                <w:szCs w:val="24"/>
              </w:rPr>
              <w:t>Day 16</w:t>
            </w:r>
          </w:p>
        </w:tc>
      </w:tr>
      <w:tr w:rsidR="001E6679" w:rsidRPr="0059364C" w14:paraId="343C1AC9"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7098CED7" w14:textId="77777777" w:rsidR="001E6679" w:rsidRPr="0059364C" w:rsidRDefault="001E6679" w:rsidP="0059364C">
            <w:pPr>
              <w:rPr>
                <w:rFonts w:ascii="Arial" w:hAnsi="Arial" w:cs="Arial"/>
                <w:sz w:val="24"/>
                <w:szCs w:val="24"/>
              </w:rPr>
            </w:pPr>
            <w:r w:rsidRPr="0059364C">
              <w:rPr>
                <w:rFonts w:ascii="Arial" w:hAnsi="Arial" w:cs="Arial"/>
                <w:sz w:val="24"/>
                <w:szCs w:val="24"/>
              </w:rPr>
              <w:t>Vaginal pH</w:t>
            </w:r>
          </w:p>
        </w:tc>
        <w:tc>
          <w:tcPr>
            <w:tcW w:w="1037" w:type="dxa"/>
            <w:tcBorders>
              <w:top w:val="single" w:sz="0" w:space="0" w:color="D3D3D3"/>
              <w:left w:val="single" w:sz="0" w:space="0" w:color="D3D3D3"/>
              <w:bottom w:val="single" w:sz="0" w:space="0" w:color="D3D3D3"/>
              <w:right w:val="single" w:sz="0" w:space="0" w:color="D3D3D3"/>
            </w:tcBorders>
          </w:tcPr>
          <w:p w14:paraId="3143FFFF" w14:textId="77777777" w:rsidR="001E6679" w:rsidRPr="0059364C" w:rsidRDefault="001E6679" w:rsidP="0059364C">
            <w:pPr>
              <w:rPr>
                <w:rFonts w:ascii="Arial" w:hAnsi="Arial" w:cs="Arial"/>
                <w:sz w:val="24"/>
                <w:szCs w:val="24"/>
              </w:rPr>
            </w:pPr>
            <w:r w:rsidRPr="0059364C">
              <w:rPr>
                <w:rFonts w:ascii="Arial" w:hAnsi="Arial" w:cs="Arial"/>
                <w:sz w:val="24"/>
                <w:szCs w:val="24"/>
              </w:rPr>
              <w:t>&gt;4.5</w:t>
            </w:r>
          </w:p>
        </w:tc>
        <w:tc>
          <w:tcPr>
            <w:tcW w:w="1356" w:type="dxa"/>
            <w:tcBorders>
              <w:top w:val="single" w:sz="0" w:space="0" w:color="D3D3D3"/>
              <w:left w:val="single" w:sz="0" w:space="0" w:color="D3D3D3"/>
              <w:bottom w:val="single" w:sz="0" w:space="0" w:color="D3D3D3"/>
              <w:right w:val="single" w:sz="0" w:space="0" w:color="D3D3D3"/>
            </w:tcBorders>
          </w:tcPr>
          <w:p w14:paraId="18C0B713" w14:textId="77777777" w:rsidR="001E6679" w:rsidRPr="0059364C" w:rsidRDefault="001E6679" w:rsidP="0059364C">
            <w:pPr>
              <w:rPr>
                <w:rFonts w:ascii="Arial" w:hAnsi="Arial" w:cs="Arial"/>
                <w:sz w:val="24"/>
                <w:szCs w:val="24"/>
              </w:rPr>
            </w:pPr>
            <w:r w:rsidRPr="0059364C">
              <w:rPr>
                <w:rFonts w:ascii="Arial" w:hAnsi="Arial" w:cs="Arial"/>
                <w:sz w:val="24"/>
                <w:szCs w:val="24"/>
              </w:rPr>
              <w:t>81</w:t>
            </w:r>
          </w:p>
        </w:tc>
      </w:tr>
      <w:tr w:rsidR="001E6679" w:rsidRPr="0059364C" w14:paraId="55A84BF6"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00DC646B" w14:textId="77777777" w:rsidR="001E6679" w:rsidRPr="0059364C" w:rsidRDefault="001E6679" w:rsidP="0059364C">
            <w:pPr>
              <w:rPr>
                <w:rFonts w:ascii="Arial" w:hAnsi="Arial" w:cs="Arial"/>
                <w:sz w:val="24"/>
                <w:szCs w:val="24"/>
              </w:rPr>
            </w:pPr>
            <w:r w:rsidRPr="0059364C">
              <w:rPr>
                <w:rFonts w:ascii="Arial" w:hAnsi="Arial" w:cs="Arial"/>
                <w:sz w:val="24"/>
                <w:szCs w:val="24"/>
              </w:rPr>
              <w:t>Vaginal pH</w:t>
            </w:r>
          </w:p>
        </w:tc>
        <w:tc>
          <w:tcPr>
            <w:tcW w:w="1037" w:type="dxa"/>
            <w:tcBorders>
              <w:top w:val="single" w:sz="0" w:space="0" w:color="D3D3D3"/>
              <w:left w:val="single" w:sz="0" w:space="0" w:color="D3D3D3"/>
              <w:bottom w:val="single" w:sz="0" w:space="0" w:color="D3D3D3"/>
              <w:right w:val="single" w:sz="0" w:space="0" w:color="D3D3D3"/>
            </w:tcBorders>
          </w:tcPr>
          <w:p w14:paraId="220516B8" w14:textId="77777777" w:rsidR="001E6679" w:rsidRPr="0059364C" w:rsidRDefault="001E6679" w:rsidP="0059364C">
            <w:pPr>
              <w:rPr>
                <w:rFonts w:ascii="Arial" w:hAnsi="Arial" w:cs="Arial"/>
                <w:sz w:val="24"/>
                <w:szCs w:val="24"/>
              </w:rPr>
            </w:pPr>
            <w:r w:rsidRPr="0059364C">
              <w:rPr>
                <w:rFonts w:ascii="Arial" w:hAnsi="Arial" w:cs="Arial"/>
                <w:sz w:val="24"/>
                <w:szCs w:val="24"/>
              </w:rPr>
              <w:t>≤4.5</w:t>
            </w:r>
          </w:p>
        </w:tc>
        <w:tc>
          <w:tcPr>
            <w:tcW w:w="1356" w:type="dxa"/>
            <w:tcBorders>
              <w:top w:val="single" w:sz="0" w:space="0" w:color="D3D3D3"/>
              <w:left w:val="single" w:sz="0" w:space="0" w:color="D3D3D3"/>
              <w:bottom w:val="single" w:sz="0" w:space="0" w:color="D3D3D3"/>
              <w:right w:val="single" w:sz="0" w:space="0" w:color="D3D3D3"/>
            </w:tcBorders>
          </w:tcPr>
          <w:p w14:paraId="38454D03" w14:textId="77777777" w:rsidR="001E6679" w:rsidRPr="0059364C" w:rsidRDefault="001E6679" w:rsidP="0059364C">
            <w:pPr>
              <w:rPr>
                <w:rFonts w:ascii="Arial" w:hAnsi="Arial" w:cs="Arial"/>
                <w:sz w:val="24"/>
                <w:szCs w:val="24"/>
              </w:rPr>
            </w:pPr>
            <w:r w:rsidRPr="0059364C">
              <w:rPr>
                <w:rFonts w:ascii="Arial" w:hAnsi="Arial" w:cs="Arial"/>
                <w:sz w:val="24"/>
                <w:szCs w:val="24"/>
              </w:rPr>
              <w:t>18</w:t>
            </w:r>
          </w:p>
        </w:tc>
      </w:tr>
      <w:tr w:rsidR="001E6679" w:rsidRPr="0059364C" w14:paraId="1B85B91C"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3476F2B0" w14:textId="77777777" w:rsidR="001E6679" w:rsidRPr="0059364C" w:rsidRDefault="001E6679" w:rsidP="0059364C">
            <w:pPr>
              <w:rPr>
                <w:rFonts w:ascii="Arial" w:hAnsi="Arial" w:cs="Arial"/>
                <w:sz w:val="24"/>
                <w:szCs w:val="24"/>
              </w:rPr>
            </w:pPr>
            <w:r w:rsidRPr="0059364C">
              <w:rPr>
                <w:rFonts w:ascii="Arial" w:hAnsi="Arial" w:cs="Arial"/>
                <w:sz w:val="24"/>
                <w:szCs w:val="24"/>
              </w:rPr>
              <w:lastRenderedPageBreak/>
              <w:t>clue</w:t>
            </w:r>
          </w:p>
        </w:tc>
        <w:tc>
          <w:tcPr>
            <w:tcW w:w="1037" w:type="dxa"/>
            <w:tcBorders>
              <w:top w:val="single" w:sz="0" w:space="0" w:color="D3D3D3"/>
              <w:left w:val="single" w:sz="0" w:space="0" w:color="D3D3D3"/>
              <w:bottom w:val="single" w:sz="0" w:space="0" w:color="D3D3D3"/>
              <w:right w:val="single" w:sz="0" w:space="0" w:color="D3D3D3"/>
            </w:tcBorders>
          </w:tcPr>
          <w:p w14:paraId="52490701" w14:textId="77777777" w:rsidR="001E6679" w:rsidRPr="0059364C" w:rsidRDefault="001E6679" w:rsidP="0059364C">
            <w:pPr>
              <w:rPr>
                <w:rFonts w:ascii="Arial" w:hAnsi="Arial" w:cs="Arial"/>
                <w:sz w:val="24"/>
                <w:szCs w:val="24"/>
              </w:rPr>
            </w:pPr>
            <w:r w:rsidRPr="0059364C">
              <w:rPr>
                <w:rFonts w:ascii="Arial" w:hAnsi="Arial" w:cs="Arial"/>
                <w:sz w:val="24"/>
                <w:szCs w:val="24"/>
              </w:rPr>
              <w:t>Positive</w:t>
            </w:r>
          </w:p>
        </w:tc>
        <w:tc>
          <w:tcPr>
            <w:tcW w:w="1356" w:type="dxa"/>
            <w:tcBorders>
              <w:top w:val="single" w:sz="0" w:space="0" w:color="D3D3D3"/>
              <w:left w:val="single" w:sz="0" w:space="0" w:color="D3D3D3"/>
              <w:bottom w:val="single" w:sz="0" w:space="0" w:color="D3D3D3"/>
              <w:right w:val="single" w:sz="0" w:space="0" w:color="D3D3D3"/>
            </w:tcBorders>
          </w:tcPr>
          <w:p w14:paraId="569E8CA0" w14:textId="77777777" w:rsidR="001E6679" w:rsidRPr="0059364C" w:rsidRDefault="001E6679" w:rsidP="0059364C">
            <w:pPr>
              <w:rPr>
                <w:rFonts w:ascii="Arial" w:hAnsi="Arial" w:cs="Arial"/>
                <w:sz w:val="24"/>
                <w:szCs w:val="24"/>
              </w:rPr>
            </w:pPr>
            <w:r w:rsidRPr="0059364C">
              <w:rPr>
                <w:rFonts w:ascii="Arial" w:hAnsi="Arial" w:cs="Arial"/>
                <w:sz w:val="24"/>
                <w:szCs w:val="24"/>
              </w:rPr>
              <w:t>0</w:t>
            </w:r>
          </w:p>
        </w:tc>
      </w:tr>
      <w:tr w:rsidR="001E6679" w:rsidRPr="0059364C" w14:paraId="2D4EDB3D"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741B189F" w14:textId="77777777" w:rsidR="001E6679" w:rsidRPr="0059364C" w:rsidRDefault="001E6679" w:rsidP="0059364C">
            <w:pPr>
              <w:rPr>
                <w:rFonts w:ascii="Arial" w:hAnsi="Arial" w:cs="Arial"/>
                <w:sz w:val="24"/>
                <w:szCs w:val="24"/>
              </w:rPr>
            </w:pPr>
            <w:r w:rsidRPr="0059364C">
              <w:rPr>
                <w:rFonts w:ascii="Arial" w:hAnsi="Arial" w:cs="Arial"/>
                <w:sz w:val="24"/>
                <w:szCs w:val="24"/>
              </w:rPr>
              <w:t>vaginal</w:t>
            </w:r>
          </w:p>
        </w:tc>
        <w:tc>
          <w:tcPr>
            <w:tcW w:w="1037" w:type="dxa"/>
            <w:tcBorders>
              <w:top w:val="single" w:sz="0" w:space="0" w:color="D3D3D3"/>
              <w:left w:val="single" w:sz="0" w:space="0" w:color="D3D3D3"/>
              <w:bottom w:val="single" w:sz="0" w:space="0" w:color="D3D3D3"/>
              <w:right w:val="single" w:sz="0" w:space="0" w:color="D3D3D3"/>
            </w:tcBorders>
          </w:tcPr>
          <w:p w14:paraId="4E8C8778" w14:textId="77777777" w:rsidR="001E6679" w:rsidRPr="0059364C" w:rsidRDefault="001E6679" w:rsidP="0059364C">
            <w:pPr>
              <w:rPr>
                <w:rFonts w:ascii="Arial" w:hAnsi="Arial" w:cs="Arial"/>
                <w:sz w:val="24"/>
                <w:szCs w:val="24"/>
              </w:rPr>
            </w:pPr>
            <w:r w:rsidRPr="0059364C">
              <w:rPr>
                <w:rFonts w:ascii="Arial" w:hAnsi="Arial" w:cs="Arial"/>
                <w:sz w:val="24"/>
                <w:szCs w:val="24"/>
              </w:rPr>
              <w:t>Present</w:t>
            </w:r>
          </w:p>
        </w:tc>
        <w:tc>
          <w:tcPr>
            <w:tcW w:w="1356" w:type="dxa"/>
            <w:tcBorders>
              <w:top w:val="single" w:sz="0" w:space="0" w:color="D3D3D3"/>
              <w:left w:val="single" w:sz="0" w:space="0" w:color="D3D3D3"/>
              <w:bottom w:val="single" w:sz="0" w:space="0" w:color="D3D3D3"/>
              <w:right w:val="single" w:sz="0" w:space="0" w:color="D3D3D3"/>
            </w:tcBorders>
          </w:tcPr>
          <w:p w14:paraId="0035DC3E" w14:textId="77777777" w:rsidR="001E6679" w:rsidRPr="0059364C" w:rsidRDefault="001E6679" w:rsidP="0059364C">
            <w:pPr>
              <w:rPr>
                <w:rFonts w:ascii="Arial" w:hAnsi="Arial" w:cs="Arial"/>
                <w:sz w:val="24"/>
                <w:szCs w:val="24"/>
              </w:rPr>
            </w:pPr>
            <w:r w:rsidRPr="0059364C">
              <w:rPr>
                <w:rFonts w:ascii="Arial" w:hAnsi="Arial" w:cs="Arial"/>
                <w:sz w:val="24"/>
                <w:szCs w:val="24"/>
              </w:rPr>
              <w:t>19</w:t>
            </w:r>
          </w:p>
        </w:tc>
      </w:tr>
      <w:tr w:rsidR="001E6679" w:rsidRPr="0059364C" w14:paraId="38F10804"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453D8D27" w14:textId="77777777" w:rsidR="001E6679" w:rsidRPr="0059364C" w:rsidRDefault="001E6679" w:rsidP="0059364C">
            <w:pPr>
              <w:rPr>
                <w:rFonts w:ascii="Arial" w:hAnsi="Arial" w:cs="Arial"/>
                <w:sz w:val="24"/>
                <w:szCs w:val="24"/>
              </w:rPr>
            </w:pPr>
            <w:r w:rsidRPr="0059364C">
              <w:rPr>
                <w:rFonts w:ascii="Arial" w:hAnsi="Arial" w:cs="Arial"/>
                <w:sz w:val="24"/>
                <w:szCs w:val="24"/>
              </w:rPr>
              <w:t>whiff</w:t>
            </w:r>
          </w:p>
        </w:tc>
        <w:tc>
          <w:tcPr>
            <w:tcW w:w="1037" w:type="dxa"/>
            <w:tcBorders>
              <w:top w:val="single" w:sz="0" w:space="0" w:color="D3D3D3"/>
              <w:left w:val="single" w:sz="0" w:space="0" w:color="D3D3D3"/>
              <w:bottom w:val="single" w:sz="0" w:space="0" w:color="D3D3D3"/>
              <w:right w:val="single" w:sz="0" w:space="0" w:color="D3D3D3"/>
            </w:tcBorders>
          </w:tcPr>
          <w:p w14:paraId="655CD8CC" w14:textId="77777777" w:rsidR="001E6679" w:rsidRPr="0059364C" w:rsidRDefault="001E6679" w:rsidP="0059364C">
            <w:pPr>
              <w:rPr>
                <w:rFonts w:ascii="Arial" w:hAnsi="Arial" w:cs="Arial"/>
                <w:sz w:val="24"/>
                <w:szCs w:val="24"/>
              </w:rPr>
            </w:pPr>
            <w:r w:rsidRPr="0059364C">
              <w:rPr>
                <w:rFonts w:ascii="Arial" w:hAnsi="Arial" w:cs="Arial"/>
                <w:sz w:val="24"/>
                <w:szCs w:val="24"/>
              </w:rPr>
              <w:t>Positive</w:t>
            </w:r>
          </w:p>
        </w:tc>
        <w:tc>
          <w:tcPr>
            <w:tcW w:w="1356" w:type="dxa"/>
            <w:tcBorders>
              <w:top w:val="single" w:sz="0" w:space="0" w:color="D3D3D3"/>
              <w:left w:val="single" w:sz="0" w:space="0" w:color="D3D3D3"/>
              <w:bottom w:val="single" w:sz="0" w:space="0" w:color="D3D3D3"/>
              <w:right w:val="single" w:sz="0" w:space="0" w:color="D3D3D3"/>
            </w:tcBorders>
          </w:tcPr>
          <w:p w14:paraId="35F5FCD3" w14:textId="77777777" w:rsidR="001E6679" w:rsidRPr="0059364C" w:rsidRDefault="001E6679" w:rsidP="0059364C">
            <w:pPr>
              <w:rPr>
                <w:rFonts w:ascii="Arial" w:hAnsi="Arial" w:cs="Arial"/>
                <w:sz w:val="24"/>
                <w:szCs w:val="24"/>
              </w:rPr>
            </w:pPr>
            <w:r w:rsidRPr="0059364C">
              <w:rPr>
                <w:rFonts w:ascii="Arial" w:hAnsi="Arial" w:cs="Arial"/>
                <w:sz w:val="24"/>
                <w:szCs w:val="24"/>
              </w:rPr>
              <w:t>10</w:t>
            </w:r>
          </w:p>
        </w:tc>
      </w:tr>
      <w:tr w:rsidR="001E6679" w:rsidRPr="0059364C" w14:paraId="0A518AAB" w14:textId="77777777" w:rsidTr="001E6679">
        <w:trPr>
          <w:gridAfter w:val="2"/>
          <w:wAfter w:w="2393" w:type="dxa"/>
          <w:cantSplit/>
          <w:jc w:val="center"/>
        </w:trPr>
        <w:tc>
          <w:tcPr>
            <w:tcW w:w="4370" w:type="dxa"/>
            <w:tcBorders>
              <w:top w:val="single" w:sz="16" w:space="0" w:color="D3D3D3"/>
              <w:left w:val="single" w:sz="0" w:space="0" w:color="D3D3D3"/>
              <w:bottom w:val="single" w:sz="16" w:space="0" w:color="D3D3D3"/>
              <w:right w:val="single" w:sz="0" w:space="0" w:color="D3D3D3"/>
            </w:tcBorders>
            <w:tcMar>
              <w:top w:w="25" w:type="dxa"/>
            </w:tcMar>
          </w:tcPr>
          <w:p w14:paraId="11CD415F" w14:textId="77777777" w:rsidR="001E6679" w:rsidRPr="0059364C" w:rsidRDefault="001E6679" w:rsidP="0059364C">
            <w:pPr>
              <w:rPr>
                <w:rFonts w:ascii="Arial" w:hAnsi="Arial" w:cs="Arial"/>
                <w:sz w:val="24"/>
                <w:szCs w:val="24"/>
              </w:rPr>
            </w:pPr>
            <w:r w:rsidRPr="0059364C">
              <w:rPr>
                <w:rFonts w:ascii="Arial" w:hAnsi="Arial" w:cs="Arial"/>
                <w:sz w:val="24"/>
                <w:szCs w:val="24"/>
              </w:rPr>
              <w:t>Day 24</w:t>
            </w:r>
          </w:p>
        </w:tc>
      </w:tr>
      <w:tr w:rsidR="001E6679" w:rsidRPr="0059364C" w14:paraId="654DDFA0"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75417B97" w14:textId="77777777" w:rsidR="001E6679" w:rsidRPr="0059364C" w:rsidRDefault="001E6679" w:rsidP="0059364C">
            <w:pPr>
              <w:rPr>
                <w:rFonts w:ascii="Arial" w:hAnsi="Arial" w:cs="Arial"/>
                <w:sz w:val="24"/>
                <w:szCs w:val="24"/>
              </w:rPr>
            </w:pPr>
            <w:r w:rsidRPr="0059364C">
              <w:rPr>
                <w:rFonts w:ascii="Arial" w:hAnsi="Arial" w:cs="Arial"/>
                <w:sz w:val="24"/>
                <w:szCs w:val="24"/>
              </w:rPr>
              <w:t>Vaginal pH</w:t>
            </w:r>
          </w:p>
        </w:tc>
        <w:tc>
          <w:tcPr>
            <w:tcW w:w="1037" w:type="dxa"/>
            <w:tcBorders>
              <w:top w:val="single" w:sz="0" w:space="0" w:color="D3D3D3"/>
              <w:left w:val="single" w:sz="0" w:space="0" w:color="D3D3D3"/>
              <w:bottom w:val="single" w:sz="0" w:space="0" w:color="D3D3D3"/>
              <w:right w:val="single" w:sz="0" w:space="0" w:color="D3D3D3"/>
            </w:tcBorders>
          </w:tcPr>
          <w:p w14:paraId="6C2F35E8" w14:textId="77777777" w:rsidR="001E6679" w:rsidRPr="0059364C" w:rsidRDefault="001E6679" w:rsidP="0059364C">
            <w:pPr>
              <w:rPr>
                <w:rFonts w:ascii="Arial" w:hAnsi="Arial" w:cs="Arial"/>
                <w:sz w:val="24"/>
                <w:szCs w:val="24"/>
              </w:rPr>
            </w:pPr>
            <w:r w:rsidRPr="0059364C">
              <w:rPr>
                <w:rFonts w:ascii="Arial" w:hAnsi="Arial" w:cs="Arial"/>
                <w:sz w:val="24"/>
                <w:szCs w:val="24"/>
              </w:rPr>
              <w:t>&gt;4.5</w:t>
            </w:r>
          </w:p>
        </w:tc>
        <w:tc>
          <w:tcPr>
            <w:tcW w:w="1356" w:type="dxa"/>
            <w:tcBorders>
              <w:top w:val="single" w:sz="0" w:space="0" w:color="D3D3D3"/>
              <w:left w:val="single" w:sz="0" w:space="0" w:color="D3D3D3"/>
              <w:bottom w:val="single" w:sz="0" w:space="0" w:color="D3D3D3"/>
              <w:right w:val="single" w:sz="0" w:space="0" w:color="D3D3D3"/>
            </w:tcBorders>
          </w:tcPr>
          <w:p w14:paraId="6A33EE67" w14:textId="77777777" w:rsidR="001E6679" w:rsidRPr="0059364C" w:rsidRDefault="001E6679" w:rsidP="0059364C">
            <w:pPr>
              <w:rPr>
                <w:rFonts w:ascii="Arial" w:hAnsi="Arial" w:cs="Arial"/>
                <w:sz w:val="24"/>
                <w:szCs w:val="24"/>
              </w:rPr>
            </w:pPr>
            <w:r w:rsidRPr="0059364C">
              <w:rPr>
                <w:rFonts w:ascii="Arial" w:hAnsi="Arial" w:cs="Arial"/>
                <w:sz w:val="24"/>
                <w:szCs w:val="24"/>
              </w:rPr>
              <w:t>71</w:t>
            </w:r>
          </w:p>
        </w:tc>
      </w:tr>
      <w:tr w:rsidR="001E6679" w:rsidRPr="0059364C" w14:paraId="056F50DD"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7788E0C7" w14:textId="77777777" w:rsidR="001E6679" w:rsidRPr="0059364C" w:rsidRDefault="001E6679" w:rsidP="0059364C">
            <w:pPr>
              <w:rPr>
                <w:rFonts w:ascii="Arial" w:hAnsi="Arial" w:cs="Arial"/>
                <w:sz w:val="24"/>
                <w:szCs w:val="24"/>
              </w:rPr>
            </w:pPr>
            <w:r w:rsidRPr="0059364C">
              <w:rPr>
                <w:rFonts w:ascii="Arial" w:hAnsi="Arial" w:cs="Arial"/>
                <w:sz w:val="24"/>
                <w:szCs w:val="24"/>
              </w:rPr>
              <w:t>Vaginal pH</w:t>
            </w:r>
          </w:p>
        </w:tc>
        <w:tc>
          <w:tcPr>
            <w:tcW w:w="1037" w:type="dxa"/>
            <w:tcBorders>
              <w:top w:val="single" w:sz="0" w:space="0" w:color="D3D3D3"/>
              <w:left w:val="single" w:sz="0" w:space="0" w:color="D3D3D3"/>
              <w:bottom w:val="single" w:sz="0" w:space="0" w:color="D3D3D3"/>
              <w:right w:val="single" w:sz="0" w:space="0" w:color="D3D3D3"/>
            </w:tcBorders>
          </w:tcPr>
          <w:p w14:paraId="59242276" w14:textId="77777777" w:rsidR="001E6679" w:rsidRPr="0059364C" w:rsidRDefault="001E6679" w:rsidP="0059364C">
            <w:pPr>
              <w:rPr>
                <w:rFonts w:ascii="Arial" w:hAnsi="Arial" w:cs="Arial"/>
                <w:sz w:val="24"/>
                <w:szCs w:val="24"/>
              </w:rPr>
            </w:pPr>
            <w:r w:rsidRPr="0059364C">
              <w:rPr>
                <w:rFonts w:ascii="Arial" w:hAnsi="Arial" w:cs="Arial"/>
                <w:sz w:val="24"/>
                <w:szCs w:val="24"/>
              </w:rPr>
              <w:t>≤4.5</w:t>
            </w:r>
          </w:p>
        </w:tc>
        <w:tc>
          <w:tcPr>
            <w:tcW w:w="1356" w:type="dxa"/>
            <w:tcBorders>
              <w:top w:val="single" w:sz="0" w:space="0" w:color="D3D3D3"/>
              <w:left w:val="single" w:sz="0" w:space="0" w:color="D3D3D3"/>
              <w:bottom w:val="single" w:sz="0" w:space="0" w:color="D3D3D3"/>
              <w:right w:val="single" w:sz="0" w:space="0" w:color="D3D3D3"/>
            </w:tcBorders>
          </w:tcPr>
          <w:p w14:paraId="5A4ADF8F" w14:textId="77777777" w:rsidR="001E6679" w:rsidRPr="0059364C" w:rsidRDefault="001E6679" w:rsidP="0059364C">
            <w:pPr>
              <w:rPr>
                <w:rFonts w:ascii="Arial" w:hAnsi="Arial" w:cs="Arial"/>
                <w:sz w:val="24"/>
                <w:szCs w:val="24"/>
              </w:rPr>
            </w:pPr>
            <w:r w:rsidRPr="0059364C">
              <w:rPr>
                <w:rFonts w:ascii="Arial" w:hAnsi="Arial" w:cs="Arial"/>
                <w:sz w:val="24"/>
                <w:szCs w:val="24"/>
              </w:rPr>
              <w:t>27</w:t>
            </w:r>
          </w:p>
        </w:tc>
      </w:tr>
      <w:tr w:rsidR="001E6679" w:rsidRPr="0059364C" w14:paraId="1E6BC881"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1A7DCE95" w14:textId="77777777" w:rsidR="001E6679" w:rsidRPr="0059364C" w:rsidRDefault="001E6679" w:rsidP="0059364C">
            <w:pPr>
              <w:rPr>
                <w:rFonts w:ascii="Arial" w:hAnsi="Arial" w:cs="Arial"/>
                <w:sz w:val="24"/>
                <w:szCs w:val="24"/>
              </w:rPr>
            </w:pPr>
            <w:r w:rsidRPr="0059364C">
              <w:rPr>
                <w:rFonts w:ascii="Arial" w:hAnsi="Arial" w:cs="Arial"/>
                <w:sz w:val="24"/>
                <w:szCs w:val="24"/>
              </w:rPr>
              <w:t>clue</w:t>
            </w:r>
          </w:p>
        </w:tc>
        <w:tc>
          <w:tcPr>
            <w:tcW w:w="1037" w:type="dxa"/>
            <w:tcBorders>
              <w:top w:val="single" w:sz="0" w:space="0" w:color="D3D3D3"/>
              <w:left w:val="single" w:sz="0" w:space="0" w:color="D3D3D3"/>
              <w:bottom w:val="single" w:sz="0" w:space="0" w:color="D3D3D3"/>
              <w:right w:val="single" w:sz="0" w:space="0" w:color="D3D3D3"/>
            </w:tcBorders>
          </w:tcPr>
          <w:p w14:paraId="676AE89E" w14:textId="77777777" w:rsidR="001E6679" w:rsidRPr="0059364C" w:rsidRDefault="001E6679" w:rsidP="0059364C">
            <w:pPr>
              <w:rPr>
                <w:rFonts w:ascii="Arial" w:hAnsi="Arial" w:cs="Arial"/>
                <w:sz w:val="24"/>
                <w:szCs w:val="24"/>
              </w:rPr>
            </w:pPr>
            <w:r w:rsidRPr="0059364C">
              <w:rPr>
                <w:rFonts w:ascii="Arial" w:hAnsi="Arial" w:cs="Arial"/>
                <w:sz w:val="24"/>
                <w:szCs w:val="24"/>
              </w:rPr>
              <w:t>Positive</w:t>
            </w:r>
          </w:p>
        </w:tc>
        <w:tc>
          <w:tcPr>
            <w:tcW w:w="1356" w:type="dxa"/>
            <w:tcBorders>
              <w:top w:val="single" w:sz="0" w:space="0" w:color="D3D3D3"/>
              <w:left w:val="single" w:sz="0" w:space="0" w:color="D3D3D3"/>
              <w:bottom w:val="single" w:sz="0" w:space="0" w:color="D3D3D3"/>
              <w:right w:val="single" w:sz="0" w:space="0" w:color="D3D3D3"/>
            </w:tcBorders>
          </w:tcPr>
          <w:p w14:paraId="0B6AE1F9" w14:textId="77777777" w:rsidR="001E6679" w:rsidRPr="0059364C" w:rsidRDefault="001E6679" w:rsidP="0059364C">
            <w:pPr>
              <w:rPr>
                <w:rFonts w:ascii="Arial" w:hAnsi="Arial" w:cs="Arial"/>
                <w:sz w:val="24"/>
                <w:szCs w:val="24"/>
              </w:rPr>
            </w:pPr>
            <w:r w:rsidRPr="0059364C">
              <w:rPr>
                <w:rFonts w:ascii="Arial" w:hAnsi="Arial" w:cs="Arial"/>
                <w:sz w:val="24"/>
                <w:szCs w:val="24"/>
              </w:rPr>
              <w:t>0</w:t>
            </w:r>
          </w:p>
        </w:tc>
      </w:tr>
      <w:tr w:rsidR="001E6679" w:rsidRPr="0059364C" w14:paraId="6BC1F316"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27F7B570" w14:textId="77777777" w:rsidR="001E6679" w:rsidRPr="0059364C" w:rsidRDefault="001E6679" w:rsidP="0059364C">
            <w:pPr>
              <w:rPr>
                <w:rFonts w:ascii="Arial" w:hAnsi="Arial" w:cs="Arial"/>
                <w:sz w:val="24"/>
                <w:szCs w:val="24"/>
              </w:rPr>
            </w:pPr>
            <w:r w:rsidRPr="0059364C">
              <w:rPr>
                <w:rFonts w:ascii="Arial" w:hAnsi="Arial" w:cs="Arial"/>
                <w:sz w:val="24"/>
                <w:szCs w:val="24"/>
              </w:rPr>
              <w:t>vaginal</w:t>
            </w:r>
          </w:p>
        </w:tc>
        <w:tc>
          <w:tcPr>
            <w:tcW w:w="1037" w:type="dxa"/>
            <w:tcBorders>
              <w:top w:val="single" w:sz="0" w:space="0" w:color="D3D3D3"/>
              <w:left w:val="single" w:sz="0" w:space="0" w:color="D3D3D3"/>
              <w:bottom w:val="single" w:sz="0" w:space="0" w:color="D3D3D3"/>
              <w:right w:val="single" w:sz="0" w:space="0" w:color="D3D3D3"/>
            </w:tcBorders>
          </w:tcPr>
          <w:p w14:paraId="64F8427B" w14:textId="77777777" w:rsidR="001E6679" w:rsidRPr="0059364C" w:rsidRDefault="001E6679" w:rsidP="0059364C">
            <w:pPr>
              <w:rPr>
                <w:rFonts w:ascii="Arial" w:hAnsi="Arial" w:cs="Arial"/>
                <w:sz w:val="24"/>
                <w:szCs w:val="24"/>
              </w:rPr>
            </w:pPr>
            <w:r w:rsidRPr="0059364C">
              <w:rPr>
                <w:rFonts w:ascii="Arial" w:hAnsi="Arial" w:cs="Arial"/>
                <w:sz w:val="24"/>
                <w:szCs w:val="24"/>
              </w:rPr>
              <w:t>Present</w:t>
            </w:r>
          </w:p>
        </w:tc>
        <w:tc>
          <w:tcPr>
            <w:tcW w:w="1356" w:type="dxa"/>
            <w:tcBorders>
              <w:top w:val="single" w:sz="0" w:space="0" w:color="D3D3D3"/>
              <w:left w:val="single" w:sz="0" w:space="0" w:color="D3D3D3"/>
              <w:bottom w:val="single" w:sz="0" w:space="0" w:color="D3D3D3"/>
              <w:right w:val="single" w:sz="0" w:space="0" w:color="D3D3D3"/>
            </w:tcBorders>
          </w:tcPr>
          <w:p w14:paraId="231B5CC0" w14:textId="77777777" w:rsidR="001E6679" w:rsidRPr="0059364C" w:rsidRDefault="001E6679" w:rsidP="0059364C">
            <w:pPr>
              <w:rPr>
                <w:rFonts w:ascii="Arial" w:hAnsi="Arial" w:cs="Arial"/>
                <w:sz w:val="24"/>
                <w:szCs w:val="24"/>
              </w:rPr>
            </w:pPr>
            <w:r w:rsidRPr="0059364C">
              <w:rPr>
                <w:rFonts w:ascii="Arial" w:hAnsi="Arial" w:cs="Arial"/>
                <w:sz w:val="24"/>
                <w:szCs w:val="24"/>
              </w:rPr>
              <w:t>23</w:t>
            </w:r>
          </w:p>
        </w:tc>
      </w:tr>
      <w:tr w:rsidR="001E6679" w:rsidRPr="0059364C" w14:paraId="099CD65C" w14:textId="77777777" w:rsidTr="001E6679">
        <w:trPr>
          <w:cantSplit/>
          <w:jc w:val="center"/>
        </w:trPr>
        <w:tc>
          <w:tcPr>
            <w:tcW w:w="4370" w:type="dxa"/>
            <w:tcBorders>
              <w:top w:val="single" w:sz="0" w:space="0" w:color="D3D3D3"/>
              <w:left w:val="single" w:sz="0" w:space="0" w:color="D3D3D3"/>
              <w:bottom w:val="single" w:sz="0" w:space="0" w:color="D3D3D3"/>
              <w:right w:val="single" w:sz="0" w:space="0" w:color="D3D3D3"/>
            </w:tcBorders>
          </w:tcPr>
          <w:p w14:paraId="0A977BD2" w14:textId="77777777" w:rsidR="001E6679" w:rsidRPr="0059364C" w:rsidRDefault="001E6679" w:rsidP="0059364C">
            <w:pPr>
              <w:rPr>
                <w:rFonts w:ascii="Arial" w:hAnsi="Arial" w:cs="Arial"/>
                <w:sz w:val="24"/>
                <w:szCs w:val="24"/>
              </w:rPr>
            </w:pPr>
            <w:r w:rsidRPr="0059364C">
              <w:rPr>
                <w:rFonts w:ascii="Arial" w:hAnsi="Arial" w:cs="Arial"/>
                <w:sz w:val="24"/>
                <w:szCs w:val="24"/>
              </w:rPr>
              <w:t>whiff</w:t>
            </w:r>
          </w:p>
        </w:tc>
        <w:tc>
          <w:tcPr>
            <w:tcW w:w="1037" w:type="dxa"/>
            <w:tcBorders>
              <w:top w:val="single" w:sz="0" w:space="0" w:color="D3D3D3"/>
              <w:left w:val="single" w:sz="0" w:space="0" w:color="D3D3D3"/>
              <w:bottom w:val="single" w:sz="0" w:space="0" w:color="D3D3D3"/>
              <w:right w:val="single" w:sz="0" w:space="0" w:color="D3D3D3"/>
            </w:tcBorders>
          </w:tcPr>
          <w:p w14:paraId="7075DF42" w14:textId="77777777" w:rsidR="001E6679" w:rsidRPr="0059364C" w:rsidRDefault="001E6679" w:rsidP="0059364C">
            <w:pPr>
              <w:rPr>
                <w:rFonts w:ascii="Arial" w:hAnsi="Arial" w:cs="Arial"/>
                <w:sz w:val="24"/>
                <w:szCs w:val="24"/>
              </w:rPr>
            </w:pPr>
            <w:r w:rsidRPr="0059364C">
              <w:rPr>
                <w:rFonts w:ascii="Arial" w:hAnsi="Arial" w:cs="Arial"/>
                <w:sz w:val="24"/>
                <w:szCs w:val="24"/>
              </w:rPr>
              <w:t>Positive</w:t>
            </w:r>
          </w:p>
        </w:tc>
        <w:tc>
          <w:tcPr>
            <w:tcW w:w="1356" w:type="dxa"/>
            <w:tcBorders>
              <w:top w:val="single" w:sz="0" w:space="0" w:color="D3D3D3"/>
              <w:left w:val="single" w:sz="0" w:space="0" w:color="D3D3D3"/>
              <w:bottom w:val="single" w:sz="0" w:space="0" w:color="D3D3D3"/>
              <w:right w:val="single" w:sz="0" w:space="0" w:color="D3D3D3"/>
            </w:tcBorders>
          </w:tcPr>
          <w:p w14:paraId="7502DB1D" w14:textId="77777777" w:rsidR="001E6679" w:rsidRPr="0059364C" w:rsidRDefault="001E6679" w:rsidP="0059364C">
            <w:pPr>
              <w:rPr>
                <w:rFonts w:ascii="Arial" w:hAnsi="Arial" w:cs="Arial"/>
                <w:sz w:val="24"/>
                <w:szCs w:val="24"/>
              </w:rPr>
            </w:pPr>
            <w:r w:rsidRPr="0059364C">
              <w:rPr>
                <w:rFonts w:ascii="Arial" w:hAnsi="Arial" w:cs="Arial"/>
                <w:sz w:val="24"/>
                <w:szCs w:val="24"/>
              </w:rPr>
              <w:t>11</w:t>
            </w:r>
          </w:p>
        </w:tc>
      </w:tr>
    </w:tbl>
    <w:p w14:paraId="12F28D9D" w14:textId="77777777" w:rsidR="00633213" w:rsidRPr="0059364C" w:rsidRDefault="00633213" w:rsidP="0059364C">
      <w:pPr>
        <w:rPr>
          <w:rFonts w:ascii="Arial" w:hAnsi="Arial" w:cs="Arial"/>
          <w:sz w:val="24"/>
          <w:szCs w:val="24"/>
        </w:rPr>
      </w:pPr>
    </w:p>
    <w:p w14:paraId="1702705E" w14:textId="4491185A" w:rsidR="00A45FE9" w:rsidRPr="0059364C" w:rsidRDefault="00C06BAE" w:rsidP="0059364C">
      <w:pPr>
        <w:rPr>
          <w:rFonts w:ascii="Arial" w:hAnsi="Arial" w:cs="Arial"/>
          <w:sz w:val="24"/>
          <w:szCs w:val="24"/>
        </w:rPr>
      </w:pPr>
      <w:r w:rsidRPr="0059364C">
        <w:rPr>
          <w:rFonts w:ascii="Arial" w:hAnsi="Arial" w:cs="Arial"/>
          <w:noProof/>
          <w:sz w:val="24"/>
          <w:szCs w:val="24"/>
        </w:rPr>
        <w:lastRenderedPageBreak/>
        <w:drawing>
          <wp:inline distT="0" distB="0" distL="0" distR="0" wp14:anchorId="0D600EB0" wp14:editId="0D8748C6">
            <wp:extent cx="5486400" cy="462545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625457"/>
                    </a:xfrm>
                    <a:prstGeom prst="rect">
                      <a:avLst/>
                    </a:prstGeom>
                  </pic:spPr>
                </pic:pic>
              </a:graphicData>
            </a:graphic>
          </wp:inline>
        </w:drawing>
      </w:r>
    </w:p>
    <w:p w14:paraId="10364822" w14:textId="4EFE1E8C" w:rsidR="002C40CC" w:rsidRPr="0059364C" w:rsidRDefault="00C06BAE" w:rsidP="0059364C">
      <w:pPr>
        <w:rPr>
          <w:rFonts w:ascii="Arial" w:hAnsi="Arial" w:cs="Arial"/>
          <w:sz w:val="24"/>
          <w:szCs w:val="24"/>
        </w:rPr>
      </w:pPr>
      <w:r w:rsidRPr="0059364C">
        <w:rPr>
          <w:rFonts w:ascii="Arial" w:hAnsi="Arial" w:cs="Arial"/>
          <w:b/>
          <w:bCs/>
          <w:sz w:val="24"/>
          <w:szCs w:val="24"/>
        </w:rPr>
        <w:t>Figure 1</w:t>
      </w:r>
      <w:r w:rsidR="005F3C1A" w:rsidRPr="0059364C">
        <w:rPr>
          <w:rFonts w:ascii="Arial" w:hAnsi="Arial" w:cs="Arial"/>
          <w:b/>
          <w:bCs/>
          <w:sz w:val="24"/>
          <w:szCs w:val="24"/>
        </w:rPr>
        <w:t>:</w:t>
      </w:r>
      <w:r w:rsidRPr="0059364C">
        <w:rPr>
          <w:rFonts w:ascii="Arial" w:hAnsi="Arial" w:cs="Arial"/>
          <w:sz w:val="24"/>
          <w:szCs w:val="24"/>
        </w:rPr>
        <w:t xml:space="preserve"> </w:t>
      </w:r>
      <w:r w:rsidR="002C40CC" w:rsidRPr="0059364C">
        <w:rPr>
          <w:rFonts w:ascii="Arial" w:hAnsi="Arial" w:cs="Arial"/>
          <w:sz w:val="24"/>
          <w:szCs w:val="24"/>
        </w:rPr>
        <w:t>Longitudinal BV status trajectories of all 100 participants across four study visits.</w:t>
      </w:r>
    </w:p>
    <w:p w14:paraId="0D79E9CA" w14:textId="5B4DD70C" w:rsidR="002C40CC" w:rsidRPr="0059364C" w:rsidRDefault="002C40CC" w:rsidP="0059364C">
      <w:pPr>
        <w:rPr>
          <w:rFonts w:ascii="Arial" w:hAnsi="Arial" w:cs="Arial"/>
          <w:sz w:val="24"/>
          <w:szCs w:val="24"/>
        </w:rPr>
      </w:pPr>
      <w:commentRangeStart w:id="108"/>
      <w:commentRangeStart w:id="109"/>
      <w:r w:rsidRPr="0059364C">
        <w:rPr>
          <w:rFonts w:ascii="Arial" w:hAnsi="Arial" w:cs="Arial"/>
          <w:sz w:val="24"/>
          <w:szCs w:val="24"/>
        </w:rPr>
        <w:t>The dominant pattern over the study period was a progressive shift toward intermediate BV status</w:t>
      </w:r>
      <w:r w:rsidR="00B37346" w:rsidRPr="0059364C">
        <w:rPr>
          <w:rFonts w:ascii="Arial" w:hAnsi="Arial" w:cs="Arial"/>
          <w:sz w:val="24"/>
          <w:szCs w:val="24"/>
        </w:rPr>
        <w:t xml:space="preserve"> (Nugent score 4 – 6)</w:t>
      </w:r>
      <w:r w:rsidRPr="0059364C">
        <w:rPr>
          <w:rFonts w:ascii="Arial" w:hAnsi="Arial" w:cs="Arial"/>
          <w:sz w:val="24"/>
          <w:szCs w:val="24"/>
        </w:rPr>
        <w:t xml:space="preserve">. By Week </w:t>
      </w:r>
      <w:r w:rsidR="008D4635" w:rsidRPr="0059364C">
        <w:rPr>
          <w:rFonts w:ascii="Arial" w:hAnsi="Arial" w:cs="Arial"/>
          <w:sz w:val="24"/>
          <w:szCs w:val="24"/>
        </w:rPr>
        <w:t>1</w:t>
      </w:r>
      <w:r w:rsidRPr="0059364C">
        <w:rPr>
          <w:rFonts w:ascii="Arial" w:hAnsi="Arial" w:cs="Arial"/>
          <w:sz w:val="24"/>
          <w:szCs w:val="24"/>
        </w:rPr>
        <w:t xml:space="preserve"> (Day 8), 67% of participants were classified as intermediate BV and 20% had </w:t>
      </w:r>
      <w:r w:rsidR="00B37346" w:rsidRPr="0059364C">
        <w:rPr>
          <w:rFonts w:ascii="Arial" w:hAnsi="Arial" w:cs="Arial"/>
          <w:sz w:val="24"/>
          <w:szCs w:val="24"/>
        </w:rPr>
        <w:t>cleared</w:t>
      </w:r>
      <w:r w:rsidR="009416D0" w:rsidRPr="0059364C">
        <w:rPr>
          <w:rFonts w:ascii="Arial" w:hAnsi="Arial" w:cs="Arial"/>
          <w:sz w:val="24"/>
          <w:szCs w:val="24"/>
        </w:rPr>
        <w:t xml:space="preserve"> BV ( no BV, Nugent score 0-3)</w:t>
      </w:r>
      <w:r w:rsidRPr="0059364C">
        <w:rPr>
          <w:rFonts w:ascii="Arial" w:hAnsi="Arial" w:cs="Arial"/>
          <w:sz w:val="24"/>
          <w:szCs w:val="24"/>
        </w:rPr>
        <w:t xml:space="preserve"> , </w:t>
      </w:r>
      <w:r w:rsidR="009416D0" w:rsidRPr="0059364C">
        <w:rPr>
          <w:rFonts w:ascii="Arial" w:hAnsi="Arial" w:cs="Arial"/>
          <w:sz w:val="24"/>
          <w:szCs w:val="24"/>
        </w:rPr>
        <w:t xml:space="preserve">which can be considered as </w:t>
      </w:r>
      <w:r w:rsidRPr="0059364C">
        <w:rPr>
          <w:rFonts w:ascii="Arial" w:hAnsi="Arial" w:cs="Arial"/>
          <w:sz w:val="24"/>
          <w:szCs w:val="24"/>
        </w:rPr>
        <w:t xml:space="preserve">an early treatment response signal. </w:t>
      </w:r>
      <w:r w:rsidR="00BC2470" w:rsidRPr="0059364C">
        <w:rPr>
          <w:rFonts w:ascii="Arial" w:hAnsi="Arial" w:cs="Arial"/>
          <w:sz w:val="24"/>
          <w:szCs w:val="24"/>
        </w:rPr>
        <w:t>BV (</w:t>
      </w:r>
      <w:r w:rsidR="0004480A" w:rsidRPr="0059364C">
        <w:rPr>
          <w:rFonts w:ascii="Arial" w:hAnsi="Arial" w:cs="Arial"/>
          <w:sz w:val="24"/>
          <w:szCs w:val="24"/>
        </w:rPr>
        <w:t>Nugent score 7 – 10) was found in 13% of women at day 8</w:t>
      </w:r>
      <w:r w:rsidRPr="0059364C">
        <w:rPr>
          <w:rFonts w:ascii="Arial" w:hAnsi="Arial" w:cs="Arial"/>
          <w:sz w:val="24"/>
          <w:szCs w:val="24"/>
        </w:rPr>
        <w:t xml:space="preserve">. By Week </w:t>
      </w:r>
      <w:r w:rsidR="008D4635" w:rsidRPr="0059364C">
        <w:rPr>
          <w:rFonts w:ascii="Arial" w:hAnsi="Arial" w:cs="Arial"/>
          <w:sz w:val="24"/>
          <w:szCs w:val="24"/>
        </w:rPr>
        <w:t>2</w:t>
      </w:r>
      <w:r w:rsidRPr="0059364C">
        <w:rPr>
          <w:rFonts w:ascii="Arial" w:hAnsi="Arial" w:cs="Arial"/>
          <w:sz w:val="24"/>
          <w:szCs w:val="24"/>
        </w:rPr>
        <w:t xml:space="preserve"> (Day 16), the intermediate BV category expanded further to 82%, with 15% at No BV and only 2% with BV. By Week 3 (Day 24), 74% remained intermediate, 20% achieved No BV clearance, and 4% showed recurrence (BV), while 2% were not evaluated.</w:t>
      </w:r>
      <w:commentRangeEnd w:id="108"/>
      <w:r w:rsidR="00314662">
        <w:rPr>
          <w:rStyle w:val="CommentReference"/>
          <w:rFonts w:ascii="Arial" w:hAnsi="Arial" w:cs="Arial"/>
          <w:sz w:val="24"/>
          <w:szCs w:val="24"/>
        </w:rPr>
        <w:commentReference w:id="108"/>
      </w:r>
      <w:commentRangeEnd w:id="109"/>
      <w:r w:rsidR="002925CB">
        <w:rPr>
          <w:rStyle w:val="CommentReference"/>
          <w:rFonts w:ascii="Arial" w:hAnsi="Arial" w:cs="Arial"/>
          <w:sz w:val="24"/>
          <w:szCs w:val="24"/>
        </w:rPr>
        <w:commentReference w:id="109"/>
      </w:r>
      <w:r w:rsidR="00C969AE">
        <w:rPr>
          <w:rFonts w:ascii="Arial" w:hAnsi="Arial" w:cs="Arial"/>
          <w:sz w:val="24"/>
          <w:szCs w:val="24"/>
        </w:rPr>
        <w:t xml:space="preserve"> </w:t>
      </w:r>
    </w:p>
    <w:tbl>
      <w:tblPr>
        <w:tblStyle w:val="Table"/>
        <w:tblpPr w:leftFromText="180" w:rightFromText="180" w:vertAnchor="page" w:horzAnchor="margin" w:tblpXSpec="center" w:tblpY="3371"/>
        <w:tblW w:w="0" w:type="auto"/>
        <w:tblCellMar>
          <w:left w:w="60" w:type="dxa"/>
          <w:right w:w="60" w:type="dxa"/>
        </w:tblCellMar>
        <w:tblLook w:val="0000" w:firstRow="0" w:lastRow="0" w:firstColumn="0" w:lastColumn="0" w:noHBand="0" w:noVBand="0"/>
      </w:tblPr>
      <w:tblGrid>
        <w:gridCol w:w="1502"/>
        <w:gridCol w:w="761"/>
        <w:gridCol w:w="1348"/>
      </w:tblGrid>
      <w:tr w:rsidR="00AE5D1B" w:rsidRPr="0059364C" w14:paraId="56C0A28B" w14:textId="77777777" w:rsidTr="00AE5D1B">
        <w:trPr>
          <w:cantSplit/>
          <w:tblHeader/>
        </w:trPr>
        <w:tc>
          <w:tcPr>
            <w:tcW w:w="1502" w:type="dxa"/>
            <w:tcBorders>
              <w:top w:val="single" w:sz="16" w:space="0" w:color="D3D3D3"/>
              <w:left w:val="single" w:sz="0" w:space="0" w:color="D3D3D3"/>
              <w:bottom w:val="single" w:sz="16" w:space="0" w:color="D3D3D3"/>
            </w:tcBorders>
          </w:tcPr>
          <w:p w14:paraId="68635A9F" w14:textId="77777777" w:rsidR="00AE5D1B" w:rsidRPr="0059364C" w:rsidRDefault="00AE5D1B" w:rsidP="0059364C">
            <w:pPr>
              <w:rPr>
                <w:rFonts w:ascii="Arial" w:hAnsi="Arial" w:cs="Arial"/>
                <w:highlight w:val="yellow"/>
              </w:rPr>
            </w:pPr>
            <w:commentRangeStart w:id="110"/>
            <w:commentRangeStart w:id="111"/>
            <w:r w:rsidRPr="0059364C">
              <w:rPr>
                <w:rFonts w:ascii="Arial" w:hAnsi="Arial" w:cs="Arial"/>
                <w:highlight w:val="yellow"/>
              </w:rPr>
              <w:lastRenderedPageBreak/>
              <w:t>BV Outcome</w:t>
            </w:r>
          </w:p>
        </w:tc>
        <w:tc>
          <w:tcPr>
            <w:tcW w:w="0" w:type="auto"/>
            <w:tcBorders>
              <w:top w:val="single" w:sz="16" w:space="0" w:color="D3D3D3"/>
              <w:bottom w:val="single" w:sz="16" w:space="0" w:color="D3D3D3"/>
            </w:tcBorders>
          </w:tcPr>
          <w:p w14:paraId="469867FE" w14:textId="77777777" w:rsidR="00AE5D1B" w:rsidRPr="0059364C" w:rsidRDefault="00AE5D1B" w:rsidP="0059364C">
            <w:pPr>
              <w:rPr>
                <w:rFonts w:ascii="Arial" w:hAnsi="Arial" w:cs="Arial"/>
                <w:highlight w:val="yellow"/>
              </w:rPr>
            </w:pPr>
            <w:r w:rsidRPr="0059364C">
              <w:rPr>
                <w:rFonts w:ascii="Arial" w:hAnsi="Arial" w:cs="Arial"/>
                <w:highlight w:val="yellow"/>
              </w:rPr>
              <w:t>Count</w:t>
            </w:r>
          </w:p>
        </w:tc>
        <w:tc>
          <w:tcPr>
            <w:tcW w:w="0" w:type="auto"/>
            <w:tcBorders>
              <w:top w:val="single" w:sz="16" w:space="0" w:color="D3D3D3"/>
              <w:bottom w:val="single" w:sz="16" w:space="0" w:color="D3D3D3"/>
              <w:right w:val="single" w:sz="0" w:space="0" w:color="D3D3D3"/>
            </w:tcBorders>
          </w:tcPr>
          <w:p w14:paraId="5FDA5A22" w14:textId="77777777" w:rsidR="00AE5D1B" w:rsidRPr="0059364C" w:rsidRDefault="00AE5D1B" w:rsidP="0059364C">
            <w:pPr>
              <w:rPr>
                <w:rFonts w:ascii="Arial" w:hAnsi="Arial" w:cs="Arial"/>
                <w:highlight w:val="yellow"/>
              </w:rPr>
            </w:pPr>
            <w:r w:rsidRPr="0059364C">
              <w:rPr>
                <w:rFonts w:ascii="Arial" w:hAnsi="Arial" w:cs="Arial"/>
                <w:highlight w:val="yellow"/>
              </w:rPr>
              <w:t>Percentage</w:t>
            </w:r>
          </w:p>
        </w:tc>
      </w:tr>
      <w:tr w:rsidR="00AE5D1B" w:rsidRPr="0059364C" w14:paraId="27CF8AC1" w14:textId="77777777" w:rsidTr="00AE5D1B">
        <w:trPr>
          <w:cantSplit/>
        </w:trPr>
        <w:tc>
          <w:tcPr>
            <w:tcW w:w="3351" w:type="dxa"/>
            <w:gridSpan w:val="3"/>
            <w:tcBorders>
              <w:top w:val="single" w:sz="16" w:space="0" w:color="D3D3D3"/>
              <w:left w:val="single" w:sz="0" w:space="0" w:color="D3D3D3"/>
              <w:bottom w:val="single" w:sz="16" w:space="0" w:color="D3D3D3"/>
              <w:right w:val="single" w:sz="0" w:space="0" w:color="D3D3D3"/>
            </w:tcBorders>
            <w:tcMar>
              <w:top w:w="25" w:type="dxa"/>
            </w:tcMar>
          </w:tcPr>
          <w:p w14:paraId="37288052" w14:textId="77777777" w:rsidR="00AE5D1B" w:rsidRPr="0059364C" w:rsidRDefault="00AE5D1B" w:rsidP="0059364C">
            <w:pPr>
              <w:rPr>
                <w:rFonts w:ascii="Arial" w:hAnsi="Arial" w:cs="Arial"/>
                <w:highlight w:val="yellow"/>
              </w:rPr>
            </w:pPr>
            <w:r w:rsidRPr="0059364C">
              <w:rPr>
                <w:rFonts w:ascii="Arial" w:hAnsi="Arial" w:cs="Arial"/>
                <w:highlight w:val="yellow"/>
              </w:rPr>
              <w:t>Day 8</w:t>
            </w:r>
          </w:p>
        </w:tc>
      </w:tr>
      <w:tr w:rsidR="00AE5D1B" w:rsidRPr="0059364C" w14:paraId="6FB75DA1"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600AD418" w14:textId="77777777" w:rsidR="00AE5D1B" w:rsidRPr="0059364C" w:rsidRDefault="00AE5D1B" w:rsidP="0059364C">
            <w:pPr>
              <w:rPr>
                <w:rFonts w:ascii="Arial" w:hAnsi="Arial" w:cs="Arial"/>
                <w:highlight w:val="yellow"/>
              </w:rPr>
            </w:pPr>
            <w:r w:rsidRPr="0059364C">
              <w:rPr>
                <w:rFonts w:ascii="Arial" w:hAnsi="Arial" w:cs="Arial"/>
                <w:highlight w:val="yellow"/>
              </w:rPr>
              <w:t>Clearance</w:t>
            </w:r>
          </w:p>
        </w:tc>
        <w:tc>
          <w:tcPr>
            <w:tcW w:w="0" w:type="auto"/>
            <w:tcBorders>
              <w:top w:val="single" w:sz="0" w:space="0" w:color="D3D3D3"/>
              <w:left w:val="single" w:sz="0" w:space="0" w:color="D3D3D3"/>
              <w:bottom w:val="single" w:sz="0" w:space="0" w:color="D3D3D3"/>
              <w:right w:val="single" w:sz="0" w:space="0" w:color="D3D3D3"/>
            </w:tcBorders>
          </w:tcPr>
          <w:p w14:paraId="1A778F96" w14:textId="77777777" w:rsidR="00AE5D1B" w:rsidRPr="0059364C" w:rsidRDefault="00AE5D1B" w:rsidP="0059364C">
            <w:pPr>
              <w:rPr>
                <w:rFonts w:ascii="Arial" w:hAnsi="Arial" w:cs="Arial"/>
                <w:highlight w:val="yellow"/>
              </w:rPr>
            </w:pPr>
            <w:r w:rsidRPr="0059364C">
              <w:rPr>
                <w:rFonts w:ascii="Arial" w:hAnsi="Arial" w:cs="Arial"/>
                <w:highlight w:val="yellow"/>
              </w:rPr>
              <w:t>20</w:t>
            </w:r>
          </w:p>
        </w:tc>
        <w:tc>
          <w:tcPr>
            <w:tcW w:w="0" w:type="auto"/>
            <w:tcBorders>
              <w:top w:val="single" w:sz="0" w:space="0" w:color="D3D3D3"/>
              <w:left w:val="single" w:sz="0" w:space="0" w:color="D3D3D3"/>
              <w:bottom w:val="single" w:sz="0" w:space="0" w:color="D3D3D3"/>
              <w:right w:val="single" w:sz="0" w:space="0" w:color="D3D3D3"/>
            </w:tcBorders>
          </w:tcPr>
          <w:p w14:paraId="77CC326C" w14:textId="77777777" w:rsidR="00AE5D1B" w:rsidRPr="0059364C" w:rsidRDefault="00AE5D1B" w:rsidP="0059364C">
            <w:pPr>
              <w:rPr>
                <w:rFonts w:ascii="Arial" w:hAnsi="Arial" w:cs="Arial"/>
                <w:highlight w:val="yellow"/>
              </w:rPr>
            </w:pPr>
            <w:r w:rsidRPr="0059364C">
              <w:rPr>
                <w:rFonts w:ascii="Arial" w:hAnsi="Arial" w:cs="Arial"/>
                <w:highlight w:val="yellow"/>
              </w:rPr>
              <w:t>20%</w:t>
            </w:r>
          </w:p>
        </w:tc>
      </w:tr>
      <w:tr w:rsidR="00AE5D1B" w:rsidRPr="0059364C" w14:paraId="64C23A0A"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688FE831" w14:textId="77777777" w:rsidR="00AE5D1B" w:rsidRPr="0059364C" w:rsidRDefault="00AE5D1B" w:rsidP="0059364C">
            <w:pPr>
              <w:rPr>
                <w:rFonts w:ascii="Arial" w:hAnsi="Arial" w:cs="Arial"/>
                <w:highlight w:val="yellow"/>
              </w:rPr>
            </w:pPr>
            <w:r w:rsidRPr="0059364C">
              <w:rPr>
                <w:rFonts w:ascii="Arial" w:hAnsi="Arial" w:cs="Arial"/>
                <w:highlight w:val="yellow"/>
              </w:rPr>
              <w:t>Persistence</w:t>
            </w:r>
          </w:p>
        </w:tc>
        <w:tc>
          <w:tcPr>
            <w:tcW w:w="0" w:type="auto"/>
            <w:tcBorders>
              <w:top w:val="single" w:sz="0" w:space="0" w:color="D3D3D3"/>
              <w:left w:val="single" w:sz="0" w:space="0" w:color="D3D3D3"/>
              <w:bottom w:val="single" w:sz="0" w:space="0" w:color="D3D3D3"/>
              <w:right w:val="single" w:sz="0" w:space="0" w:color="D3D3D3"/>
            </w:tcBorders>
          </w:tcPr>
          <w:p w14:paraId="73CB7FA2" w14:textId="77777777" w:rsidR="00AE5D1B" w:rsidRPr="0059364C" w:rsidRDefault="00AE5D1B" w:rsidP="0059364C">
            <w:pPr>
              <w:rPr>
                <w:rFonts w:ascii="Arial" w:hAnsi="Arial" w:cs="Arial"/>
                <w:highlight w:val="yellow"/>
              </w:rPr>
            </w:pPr>
            <w:r w:rsidRPr="0059364C">
              <w:rPr>
                <w:rFonts w:ascii="Arial" w:hAnsi="Arial" w:cs="Arial"/>
                <w:highlight w:val="yellow"/>
              </w:rPr>
              <w:t>80</w:t>
            </w:r>
          </w:p>
        </w:tc>
        <w:tc>
          <w:tcPr>
            <w:tcW w:w="0" w:type="auto"/>
            <w:tcBorders>
              <w:top w:val="single" w:sz="0" w:space="0" w:color="D3D3D3"/>
              <w:left w:val="single" w:sz="0" w:space="0" w:color="D3D3D3"/>
              <w:bottom w:val="single" w:sz="0" w:space="0" w:color="D3D3D3"/>
              <w:right w:val="single" w:sz="0" w:space="0" w:color="D3D3D3"/>
            </w:tcBorders>
          </w:tcPr>
          <w:p w14:paraId="60EC4FE7" w14:textId="77777777" w:rsidR="00AE5D1B" w:rsidRPr="0059364C" w:rsidRDefault="00AE5D1B" w:rsidP="0059364C">
            <w:pPr>
              <w:rPr>
                <w:rFonts w:ascii="Arial" w:hAnsi="Arial" w:cs="Arial"/>
                <w:highlight w:val="yellow"/>
              </w:rPr>
            </w:pPr>
            <w:r w:rsidRPr="0059364C">
              <w:rPr>
                <w:rFonts w:ascii="Arial" w:hAnsi="Arial" w:cs="Arial"/>
                <w:highlight w:val="yellow"/>
              </w:rPr>
              <w:t>80%</w:t>
            </w:r>
          </w:p>
        </w:tc>
      </w:tr>
      <w:tr w:rsidR="00AE5D1B" w:rsidRPr="0059364C" w14:paraId="5CB3BAE3" w14:textId="77777777" w:rsidTr="00AE5D1B">
        <w:trPr>
          <w:cantSplit/>
        </w:trPr>
        <w:tc>
          <w:tcPr>
            <w:tcW w:w="3351" w:type="dxa"/>
            <w:gridSpan w:val="3"/>
            <w:tcBorders>
              <w:top w:val="single" w:sz="16" w:space="0" w:color="D3D3D3"/>
              <w:left w:val="single" w:sz="0" w:space="0" w:color="D3D3D3"/>
              <w:bottom w:val="single" w:sz="16" w:space="0" w:color="D3D3D3"/>
              <w:right w:val="single" w:sz="0" w:space="0" w:color="D3D3D3"/>
            </w:tcBorders>
            <w:tcMar>
              <w:top w:w="25" w:type="dxa"/>
            </w:tcMar>
          </w:tcPr>
          <w:p w14:paraId="0A398BC5" w14:textId="77777777" w:rsidR="00AE5D1B" w:rsidRPr="0059364C" w:rsidRDefault="00AE5D1B" w:rsidP="0059364C">
            <w:pPr>
              <w:rPr>
                <w:rFonts w:ascii="Arial" w:hAnsi="Arial" w:cs="Arial"/>
                <w:highlight w:val="yellow"/>
              </w:rPr>
            </w:pPr>
            <w:r w:rsidRPr="0059364C">
              <w:rPr>
                <w:rFonts w:ascii="Arial" w:hAnsi="Arial" w:cs="Arial"/>
                <w:highlight w:val="yellow"/>
              </w:rPr>
              <w:t>Day 16</w:t>
            </w:r>
          </w:p>
        </w:tc>
      </w:tr>
      <w:tr w:rsidR="00AE5D1B" w:rsidRPr="0059364C" w14:paraId="28DCD493"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76158AC0" w14:textId="77777777" w:rsidR="00AE5D1B" w:rsidRPr="0059364C" w:rsidRDefault="00AE5D1B" w:rsidP="0059364C">
            <w:pPr>
              <w:rPr>
                <w:rFonts w:ascii="Arial" w:hAnsi="Arial" w:cs="Arial"/>
                <w:highlight w:val="yellow"/>
              </w:rPr>
            </w:pPr>
            <w:r w:rsidRPr="0059364C">
              <w:rPr>
                <w:rFonts w:ascii="Arial" w:hAnsi="Arial" w:cs="Arial"/>
                <w:highlight w:val="yellow"/>
              </w:rPr>
              <w:t>Clearance</w:t>
            </w:r>
          </w:p>
        </w:tc>
        <w:tc>
          <w:tcPr>
            <w:tcW w:w="0" w:type="auto"/>
            <w:tcBorders>
              <w:top w:val="single" w:sz="0" w:space="0" w:color="D3D3D3"/>
              <w:left w:val="single" w:sz="0" w:space="0" w:color="D3D3D3"/>
              <w:bottom w:val="single" w:sz="0" w:space="0" w:color="D3D3D3"/>
              <w:right w:val="single" w:sz="0" w:space="0" w:color="D3D3D3"/>
            </w:tcBorders>
          </w:tcPr>
          <w:p w14:paraId="3378E45B" w14:textId="77777777" w:rsidR="00AE5D1B" w:rsidRPr="0059364C" w:rsidRDefault="00AE5D1B" w:rsidP="0059364C">
            <w:pPr>
              <w:rPr>
                <w:rFonts w:ascii="Arial" w:hAnsi="Arial" w:cs="Arial"/>
                <w:highlight w:val="yellow"/>
              </w:rPr>
            </w:pPr>
            <w:r w:rsidRPr="0059364C">
              <w:rPr>
                <w:rFonts w:ascii="Arial" w:hAnsi="Arial" w:cs="Arial"/>
                <w:highlight w:val="yellow"/>
              </w:rPr>
              <w:t>15</w:t>
            </w:r>
          </w:p>
        </w:tc>
        <w:tc>
          <w:tcPr>
            <w:tcW w:w="0" w:type="auto"/>
            <w:tcBorders>
              <w:top w:val="single" w:sz="0" w:space="0" w:color="D3D3D3"/>
              <w:left w:val="single" w:sz="0" w:space="0" w:color="D3D3D3"/>
              <w:bottom w:val="single" w:sz="0" w:space="0" w:color="D3D3D3"/>
              <w:right w:val="single" w:sz="0" w:space="0" w:color="D3D3D3"/>
            </w:tcBorders>
          </w:tcPr>
          <w:p w14:paraId="3FDD5398" w14:textId="77777777" w:rsidR="00AE5D1B" w:rsidRPr="0059364C" w:rsidRDefault="00AE5D1B" w:rsidP="0059364C">
            <w:pPr>
              <w:rPr>
                <w:rFonts w:ascii="Arial" w:hAnsi="Arial" w:cs="Arial"/>
                <w:highlight w:val="yellow"/>
              </w:rPr>
            </w:pPr>
            <w:r w:rsidRPr="0059364C">
              <w:rPr>
                <w:rFonts w:ascii="Arial" w:hAnsi="Arial" w:cs="Arial"/>
                <w:highlight w:val="yellow"/>
              </w:rPr>
              <w:t>15%</w:t>
            </w:r>
          </w:p>
        </w:tc>
      </w:tr>
      <w:tr w:rsidR="00AE5D1B" w:rsidRPr="0059364C" w14:paraId="155E2A92"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3AD3C386" w14:textId="77777777" w:rsidR="00AE5D1B" w:rsidRPr="0059364C" w:rsidRDefault="00AE5D1B" w:rsidP="0059364C">
            <w:pPr>
              <w:rPr>
                <w:rFonts w:ascii="Arial" w:hAnsi="Arial" w:cs="Arial"/>
                <w:highlight w:val="yellow"/>
              </w:rPr>
            </w:pPr>
            <w:r w:rsidRPr="0059364C">
              <w:rPr>
                <w:rFonts w:ascii="Arial" w:hAnsi="Arial" w:cs="Arial"/>
                <w:highlight w:val="yellow"/>
              </w:rPr>
              <w:t>Persistence</w:t>
            </w:r>
          </w:p>
        </w:tc>
        <w:tc>
          <w:tcPr>
            <w:tcW w:w="0" w:type="auto"/>
            <w:tcBorders>
              <w:top w:val="single" w:sz="0" w:space="0" w:color="D3D3D3"/>
              <w:left w:val="single" w:sz="0" w:space="0" w:color="D3D3D3"/>
              <w:bottom w:val="single" w:sz="0" w:space="0" w:color="D3D3D3"/>
              <w:right w:val="single" w:sz="0" w:space="0" w:color="D3D3D3"/>
            </w:tcBorders>
          </w:tcPr>
          <w:p w14:paraId="6900C764" w14:textId="77777777" w:rsidR="00AE5D1B" w:rsidRPr="0059364C" w:rsidRDefault="00AE5D1B" w:rsidP="0059364C">
            <w:pPr>
              <w:rPr>
                <w:rFonts w:ascii="Arial" w:hAnsi="Arial" w:cs="Arial"/>
                <w:highlight w:val="yellow"/>
              </w:rPr>
            </w:pPr>
            <w:r w:rsidRPr="0059364C">
              <w:rPr>
                <w:rFonts w:ascii="Arial" w:hAnsi="Arial" w:cs="Arial"/>
                <w:highlight w:val="yellow"/>
              </w:rPr>
              <w:t>74</w:t>
            </w:r>
          </w:p>
        </w:tc>
        <w:tc>
          <w:tcPr>
            <w:tcW w:w="0" w:type="auto"/>
            <w:tcBorders>
              <w:top w:val="single" w:sz="0" w:space="0" w:color="D3D3D3"/>
              <w:left w:val="single" w:sz="0" w:space="0" w:color="D3D3D3"/>
              <w:bottom w:val="single" w:sz="0" w:space="0" w:color="D3D3D3"/>
              <w:right w:val="single" w:sz="0" w:space="0" w:color="D3D3D3"/>
            </w:tcBorders>
          </w:tcPr>
          <w:p w14:paraId="5DEE2DC1" w14:textId="77777777" w:rsidR="00AE5D1B" w:rsidRPr="0059364C" w:rsidRDefault="00AE5D1B" w:rsidP="0059364C">
            <w:pPr>
              <w:rPr>
                <w:rFonts w:ascii="Arial" w:hAnsi="Arial" w:cs="Arial"/>
                <w:highlight w:val="yellow"/>
              </w:rPr>
            </w:pPr>
            <w:r w:rsidRPr="0059364C">
              <w:rPr>
                <w:rFonts w:ascii="Arial" w:hAnsi="Arial" w:cs="Arial"/>
                <w:highlight w:val="yellow"/>
              </w:rPr>
              <w:t>74%</w:t>
            </w:r>
          </w:p>
        </w:tc>
      </w:tr>
      <w:tr w:rsidR="00AE5D1B" w:rsidRPr="0059364C" w14:paraId="2C822619"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5893D444" w14:textId="77777777" w:rsidR="00AE5D1B" w:rsidRPr="0059364C" w:rsidRDefault="00AE5D1B" w:rsidP="0059364C">
            <w:pPr>
              <w:rPr>
                <w:rFonts w:ascii="Arial" w:hAnsi="Arial" w:cs="Arial"/>
                <w:highlight w:val="yellow"/>
              </w:rPr>
            </w:pPr>
            <w:r w:rsidRPr="0059364C">
              <w:rPr>
                <w:rFonts w:ascii="Arial" w:hAnsi="Arial" w:cs="Arial"/>
                <w:highlight w:val="yellow"/>
              </w:rPr>
              <w:t>Recurrence</w:t>
            </w:r>
          </w:p>
        </w:tc>
        <w:tc>
          <w:tcPr>
            <w:tcW w:w="0" w:type="auto"/>
            <w:tcBorders>
              <w:top w:val="single" w:sz="0" w:space="0" w:color="D3D3D3"/>
              <w:left w:val="single" w:sz="0" w:space="0" w:color="D3D3D3"/>
              <w:bottom w:val="single" w:sz="0" w:space="0" w:color="D3D3D3"/>
              <w:right w:val="single" w:sz="0" w:space="0" w:color="D3D3D3"/>
            </w:tcBorders>
          </w:tcPr>
          <w:p w14:paraId="3A431B81" w14:textId="77777777" w:rsidR="00AE5D1B" w:rsidRPr="0059364C" w:rsidRDefault="00AE5D1B" w:rsidP="0059364C">
            <w:pPr>
              <w:rPr>
                <w:rFonts w:ascii="Arial" w:hAnsi="Arial" w:cs="Arial"/>
                <w:highlight w:val="yellow"/>
              </w:rPr>
            </w:pPr>
            <w:r w:rsidRPr="0059364C">
              <w:rPr>
                <w:rFonts w:ascii="Arial" w:hAnsi="Arial" w:cs="Arial"/>
                <w:highlight w:val="yellow"/>
              </w:rPr>
              <w:t>10</w:t>
            </w:r>
          </w:p>
        </w:tc>
        <w:tc>
          <w:tcPr>
            <w:tcW w:w="0" w:type="auto"/>
            <w:tcBorders>
              <w:top w:val="single" w:sz="0" w:space="0" w:color="D3D3D3"/>
              <w:left w:val="single" w:sz="0" w:space="0" w:color="D3D3D3"/>
              <w:bottom w:val="single" w:sz="0" w:space="0" w:color="D3D3D3"/>
              <w:right w:val="single" w:sz="0" w:space="0" w:color="D3D3D3"/>
            </w:tcBorders>
          </w:tcPr>
          <w:p w14:paraId="3B8305CC" w14:textId="77777777" w:rsidR="00AE5D1B" w:rsidRPr="0059364C" w:rsidRDefault="00AE5D1B" w:rsidP="0059364C">
            <w:pPr>
              <w:rPr>
                <w:rFonts w:ascii="Arial" w:hAnsi="Arial" w:cs="Arial"/>
                <w:highlight w:val="yellow"/>
              </w:rPr>
            </w:pPr>
            <w:r w:rsidRPr="0059364C">
              <w:rPr>
                <w:rFonts w:ascii="Arial" w:hAnsi="Arial" w:cs="Arial"/>
                <w:highlight w:val="yellow"/>
              </w:rPr>
              <w:t>10%</w:t>
            </w:r>
          </w:p>
        </w:tc>
      </w:tr>
      <w:tr w:rsidR="00AE5D1B" w:rsidRPr="0059364C" w14:paraId="576D3E8A"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17FC4F65" w14:textId="77777777" w:rsidR="00AE5D1B" w:rsidRPr="0059364C" w:rsidRDefault="00AE5D1B" w:rsidP="0059364C">
            <w:pPr>
              <w:rPr>
                <w:rFonts w:ascii="Arial" w:hAnsi="Arial" w:cs="Arial"/>
                <w:highlight w:val="yellow"/>
              </w:rPr>
            </w:pPr>
            <w:r w:rsidRPr="0059364C">
              <w:rPr>
                <w:rFonts w:ascii="Arial" w:hAnsi="Arial" w:cs="Arial"/>
                <w:highlight w:val="yellow"/>
              </w:rPr>
              <w:t>NA</w:t>
            </w:r>
          </w:p>
        </w:tc>
        <w:tc>
          <w:tcPr>
            <w:tcW w:w="0" w:type="auto"/>
            <w:tcBorders>
              <w:top w:val="single" w:sz="0" w:space="0" w:color="D3D3D3"/>
              <w:left w:val="single" w:sz="0" w:space="0" w:color="D3D3D3"/>
              <w:bottom w:val="single" w:sz="0" w:space="0" w:color="D3D3D3"/>
              <w:right w:val="single" w:sz="0" w:space="0" w:color="D3D3D3"/>
            </w:tcBorders>
          </w:tcPr>
          <w:p w14:paraId="457EA604" w14:textId="77777777" w:rsidR="00AE5D1B" w:rsidRPr="0059364C" w:rsidRDefault="00AE5D1B" w:rsidP="0059364C">
            <w:pPr>
              <w:rPr>
                <w:rFonts w:ascii="Arial" w:hAnsi="Arial" w:cs="Arial"/>
                <w:highlight w:val="yellow"/>
              </w:rPr>
            </w:pPr>
            <w:r w:rsidRPr="0059364C">
              <w:rPr>
                <w:rFonts w:ascii="Arial" w:hAnsi="Arial" w:cs="Arial"/>
                <w:highlight w:val="yellow"/>
              </w:rPr>
              <w:t>1</w:t>
            </w:r>
          </w:p>
        </w:tc>
        <w:tc>
          <w:tcPr>
            <w:tcW w:w="0" w:type="auto"/>
            <w:tcBorders>
              <w:top w:val="single" w:sz="0" w:space="0" w:color="D3D3D3"/>
              <w:left w:val="single" w:sz="0" w:space="0" w:color="D3D3D3"/>
              <w:bottom w:val="single" w:sz="0" w:space="0" w:color="D3D3D3"/>
              <w:right w:val="single" w:sz="0" w:space="0" w:color="D3D3D3"/>
            </w:tcBorders>
          </w:tcPr>
          <w:p w14:paraId="26B3B681" w14:textId="77777777" w:rsidR="00AE5D1B" w:rsidRPr="0059364C" w:rsidRDefault="00AE5D1B" w:rsidP="0059364C">
            <w:pPr>
              <w:rPr>
                <w:rFonts w:ascii="Arial" w:hAnsi="Arial" w:cs="Arial"/>
                <w:highlight w:val="yellow"/>
              </w:rPr>
            </w:pPr>
            <w:r w:rsidRPr="0059364C">
              <w:rPr>
                <w:rFonts w:ascii="Arial" w:hAnsi="Arial" w:cs="Arial"/>
                <w:highlight w:val="yellow"/>
              </w:rPr>
              <w:t>1%</w:t>
            </w:r>
          </w:p>
        </w:tc>
      </w:tr>
      <w:tr w:rsidR="00AE5D1B" w:rsidRPr="0059364C" w14:paraId="00967CDF" w14:textId="77777777" w:rsidTr="00AE5D1B">
        <w:trPr>
          <w:cantSplit/>
        </w:trPr>
        <w:tc>
          <w:tcPr>
            <w:tcW w:w="3351" w:type="dxa"/>
            <w:gridSpan w:val="3"/>
            <w:tcBorders>
              <w:top w:val="single" w:sz="16" w:space="0" w:color="D3D3D3"/>
              <w:left w:val="single" w:sz="0" w:space="0" w:color="D3D3D3"/>
              <w:bottom w:val="single" w:sz="16" w:space="0" w:color="D3D3D3"/>
              <w:right w:val="single" w:sz="0" w:space="0" w:color="D3D3D3"/>
            </w:tcBorders>
            <w:tcMar>
              <w:top w:w="25" w:type="dxa"/>
            </w:tcMar>
          </w:tcPr>
          <w:p w14:paraId="15051F82" w14:textId="77777777" w:rsidR="00AE5D1B" w:rsidRPr="0059364C" w:rsidRDefault="00AE5D1B" w:rsidP="0059364C">
            <w:pPr>
              <w:rPr>
                <w:rFonts w:ascii="Arial" w:hAnsi="Arial" w:cs="Arial"/>
                <w:highlight w:val="yellow"/>
              </w:rPr>
            </w:pPr>
            <w:r w:rsidRPr="0059364C">
              <w:rPr>
                <w:rFonts w:ascii="Arial" w:hAnsi="Arial" w:cs="Arial"/>
                <w:highlight w:val="yellow"/>
              </w:rPr>
              <w:t>Day 24</w:t>
            </w:r>
          </w:p>
        </w:tc>
      </w:tr>
      <w:tr w:rsidR="00AE5D1B" w:rsidRPr="0059364C" w14:paraId="70BD24D1"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284124CB" w14:textId="77777777" w:rsidR="00AE5D1B" w:rsidRPr="0059364C" w:rsidRDefault="00AE5D1B" w:rsidP="0059364C">
            <w:pPr>
              <w:rPr>
                <w:rFonts w:ascii="Arial" w:hAnsi="Arial" w:cs="Arial"/>
                <w:highlight w:val="yellow"/>
              </w:rPr>
            </w:pPr>
            <w:r w:rsidRPr="0059364C">
              <w:rPr>
                <w:rFonts w:ascii="Arial" w:hAnsi="Arial" w:cs="Arial"/>
                <w:highlight w:val="yellow"/>
              </w:rPr>
              <w:t>Clearance</w:t>
            </w:r>
          </w:p>
        </w:tc>
        <w:tc>
          <w:tcPr>
            <w:tcW w:w="0" w:type="auto"/>
            <w:tcBorders>
              <w:top w:val="single" w:sz="0" w:space="0" w:color="D3D3D3"/>
              <w:left w:val="single" w:sz="0" w:space="0" w:color="D3D3D3"/>
              <w:bottom w:val="single" w:sz="0" w:space="0" w:color="D3D3D3"/>
              <w:right w:val="single" w:sz="0" w:space="0" w:color="D3D3D3"/>
            </w:tcBorders>
          </w:tcPr>
          <w:p w14:paraId="662D58E9" w14:textId="77777777" w:rsidR="00AE5D1B" w:rsidRPr="0059364C" w:rsidRDefault="00AE5D1B" w:rsidP="0059364C">
            <w:pPr>
              <w:rPr>
                <w:rFonts w:ascii="Arial" w:hAnsi="Arial" w:cs="Arial"/>
                <w:highlight w:val="yellow"/>
              </w:rPr>
            </w:pPr>
            <w:r w:rsidRPr="0059364C">
              <w:rPr>
                <w:rFonts w:ascii="Arial" w:hAnsi="Arial" w:cs="Arial"/>
                <w:highlight w:val="yellow"/>
              </w:rPr>
              <w:t>20</w:t>
            </w:r>
          </w:p>
        </w:tc>
        <w:tc>
          <w:tcPr>
            <w:tcW w:w="0" w:type="auto"/>
            <w:tcBorders>
              <w:top w:val="single" w:sz="0" w:space="0" w:color="D3D3D3"/>
              <w:left w:val="single" w:sz="0" w:space="0" w:color="D3D3D3"/>
              <w:bottom w:val="single" w:sz="0" w:space="0" w:color="D3D3D3"/>
              <w:right w:val="single" w:sz="0" w:space="0" w:color="D3D3D3"/>
            </w:tcBorders>
          </w:tcPr>
          <w:p w14:paraId="74B8CDD4" w14:textId="77777777" w:rsidR="00AE5D1B" w:rsidRPr="0059364C" w:rsidRDefault="00AE5D1B" w:rsidP="0059364C">
            <w:pPr>
              <w:rPr>
                <w:rFonts w:ascii="Arial" w:hAnsi="Arial" w:cs="Arial"/>
                <w:highlight w:val="yellow"/>
              </w:rPr>
            </w:pPr>
            <w:r w:rsidRPr="0059364C">
              <w:rPr>
                <w:rFonts w:ascii="Arial" w:hAnsi="Arial" w:cs="Arial"/>
                <w:highlight w:val="yellow"/>
              </w:rPr>
              <w:t>20%</w:t>
            </w:r>
          </w:p>
        </w:tc>
      </w:tr>
      <w:tr w:rsidR="00AE5D1B" w:rsidRPr="0059364C" w14:paraId="1925DA38"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233A47DC" w14:textId="77777777" w:rsidR="00AE5D1B" w:rsidRPr="0059364C" w:rsidRDefault="00AE5D1B" w:rsidP="0059364C">
            <w:pPr>
              <w:rPr>
                <w:rFonts w:ascii="Arial" w:hAnsi="Arial" w:cs="Arial"/>
                <w:highlight w:val="yellow"/>
              </w:rPr>
            </w:pPr>
            <w:r w:rsidRPr="0059364C">
              <w:rPr>
                <w:rFonts w:ascii="Arial" w:hAnsi="Arial" w:cs="Arial"/>
                <w:highlight w:val="yellow"/>
              </w:rPr>
              <w:t>Persistence</w:t>
            </w:r>
          </w:p>
        </w:tc>
        <w:tc>
          <w:tcPr>
            <w:tcW w:w="0" w:type="auto"/>
            <w:tcBorders>
              <w:top w:val="single" w:sz="0" w:space="0" w:color="D3D3D3"/>
              <w:left w:val="single" w:sz="0" w:space="0" w:color="D3D3D3"/>
              <w:bottom w:val="single" w:sz="0" w:space="0" w:color="D3D3D3"/>
              <w:right w:val="single" w:sz="0" w:space="0" w:color="D3D3D3"/>
            </w:tcBorders>
          </w:tcPr>
          <w:p w14:paraId="0DE385FC" w14:textId="77777777" w:rsidR="00AE5D1B" w:rsidRPr="0059364C" w:rsidRDefault="00AE5D1B" w:rsidP="0059364C">
            <w:pPr>
              <w:rPr>
                <w:rFonts w:ascii="Arial" w:hAnsi="Arial" w:cs="Arial"/>
                <w:highlight w:val="yellow"/>
              </w:rPr>
            </w:pPr>
            <w:r w:rsidRPr="0059364C">
              <w:rPr>
                <w:rFonts w:ascii="Arial" w:hAnsi="Arial" w:cs="Arial"/>
                <w:highlight w:val="yellow"/>
              </w:rPr>
              <w:t>70</w:t>
            </w:r>
          </w:p>
        </w:tc>
        <w:tc>
          <w:tcPr>
            <w:tcW w:w="0" w:type="auto"/>
            <w:tcBorders>
              <w:top w:val="single" w:sz="0" w:space="0" w:color="D3D3D3"/>
              <w:left w:val="single" w:sz="0" w:space="0" w:color="D3D3D3"/>
              <w:bottom w:val="single" w:sz="0" w:space="0" w:color="D3D3D3"/>
              <w:right w:val="single" w:sz="0" w:space="0" w:color="D3D3D3"/>
            </w:tcBorders>
          </w:tcPr>
          <w:p w14:paraId="6C97DDD3" w14:textId="77777777" w:rsidR="00AE5D1B" w:rsidRPr="0059364C" w:rsidRDefault="00AE5D1B" w:rsidP="0059364C">
            <w:pPr>
              <w:rPr>
                <w:rFonts w:ascii="Arial" w:hAnsi="Arial" w:cs="Arial"/>
                <w:highlight w:val="yellow"/>
              </w:rPr>
            </w:pPr>
            <w:r w:rsidRPr="0059364C">
              <w:rPr>
                <w:rFonts w:ascii="Arial" w:hAnsi="Arial" w:cs="Arial"/>
                <w:highlight w:val="yellow"/>
              </w:rPr>
              <w:t>70%</w:t>
            </w:r>
          </w:p>
        </w:tc>
      </w:tr>
      <w:tr w:rsidR="00AE5D1B" w:rsidRPr="0059364C" w14:paraId="2662E89D"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5C3165D7" w14:textId="77777777" w:rsidR="00AE5D1B" w:rsidRPr="0059364C" w:rsidRDefault="00AE5D1B" w:rsidP="0059364C">
            <w:pPr>
              <w:rPr>
                <w:rFonts w:ascii="Arial" w:hAnsi="Arial" w:cs="Arial"/>
                <w:highlight w:val="yellow"/>
              </w:rPr>
            </w:pPr>
            <w:r w:rsidRPr="0059364C">
              <w:rPr>
                <w:rFonts w:ascii="Arial" w:hAnsi="Arial" w:cs="Arial"/>
                <w:highlight w:val="yellow"/>
              </w:rPr>
              <w:t>Recurrence</w:t>
            </w:r>
          </w:p>
        </w:tc>
        <w:tc>
          <w:tcPr>
            <w:tcW w:w="0" w:type="auto"/>
            <w:tcBorders>
              <w:top w:val="single" w:sz="0" w:space="0" w:color="D3D3D3"/>
              <w:left w:val="single" w:sz="0" w:space="0" w:color="D3D3D3"/>
              <w:bottom w:val="single" w:sz="0" w:space="0" w:color="D3D3D3"/>
              <w:right w:val="single" w:sz="0" w:space="0" w:color="D3D3D3"/>
            </w:tcBorders>
          </w:tcPr>
          <w:p w14:paraId="6E1CDE97" w14:textId="77777777" w:rsidR="00AE5D1B" w:rsidRPr="0059364C" w:rsidRDefault="00AE5D1B" w:rsidP="0059364C">
            <w:pPr>
              <w:rPr>
                <w:rFonts w:ascii="Arial" w:hAnsi="Arial" w:cs="Arial"/>
                <w:highlight w:val="yellow"/>
              </w:rPr>
            </w:pPr>
            <w:r w:rsidRPr="0059364C">
              <w:rPr>
                <w:rFonts w:ascii="Arial" w:hAnsi="Arial" w:cs="Arial"/>
                <w:highlight w:val="yellow"/>
              </w:rPr>
              <w:t>7</w:t>
            </w:r>
          </w:p>
        </w:tc>
        <w:tc>
          <w:tcPr>
            <w:tcW w:w="0" w:type="auto"/>
            <w:tcBorders>
              <w:top w:val="single" w:sz="0" w:space="0" w:color="D3D3D3"/>
              <w:left w:val="single" w:sz="0" w:space="0" w:color="D3D3D3"/>
              <w:bottom w:val="single" w:sz="0" w:space="0" w:color="D3D3D3"/>
              <w:right w:val="single" w:sz="0" w:space="0" w:color="D3D3D3"/>
            </w:tcBorders>
          </w:tcPr>
          <w:p w14:paraId="64943FDD" w14:textId="77777777" w:rsidR="00AE5D1B" w:rsidRPr="0059364C" w:rsidRDefault="00AE5D1B" w:rsidP="0059364C">
            <w:pPr>
              <w:rPr>
                <w:rFonts w:ascii="Arial" w:hAnsi="Arial" w:cs="Arial"/>
                <w:highlight w:val="yellow"/>
              </w:rPr>
            </w:pPr>
            <w:r w:rsidRPr="0059364C">
              <w:rPr>
                <w:rFonts w:ascii="Arial" w:hAnsi="Arial" w:cs="Arial"/>
                <w:highlight w:val="yellow"/>
              </w:rPr>
              <w:t>7%</w:t>
            </w:r>
          </w:p>
        </w:tc>
      </w:tr>
      <w:tr w:rsidR="00AE5D1B" w:rsidRPr="0059364C" w14:paraId="5A4A823E" w14:textId="77777777" w:rsidTr="00AE5D1B">
        <w:trPr>
          <w:cantSplit/>
        </w:trPr>
        <w:tc>
          <w:tcPr>
            <w:tcW w:w="1502" w:type="dxa"/>
            <w:tcBorders>
              <w:top w:val="single" w:sz="0" w:space="0" w:color="D3D3D3"/>
              <w:left w:val="single" w:sz="0" w:space="0" w:color="D3D3D3"/>
              <w:bottom w:val="single" w:sz="0" w:space="0" w:color="D3D3D3"/>
              <w:right w:val="single" w:sz="0" w:space="0" w:color="D3D3D3"/>
            </w:tcBorders>
          </w:tcPr>
          <w:p w14:paraId="3B829505" w14:textId="77777777" w:rsidR="00AE5D1B" w:rsidRPr="0059364C" w:rsidRDefault="00AE5D1B" w:rsidP="0059364C">
            <w:pPr>
              <w:rPr>
                <w:rFonts w:ascii="Arial" w:hAnsi="Arial" w:cs="Arial"/>
                <w:highlight w:val="yellow"/>
              </w:rPr>
            </w:pPr>
            <w:r w:rsidRPr="0059364C">
              <w:rPr>
                <w:rFonts w:ascii="Arial" w:hAnsi="Arial" w:cs="Arial"/>
                <w:highlight w:val="yellow"/>
              </w:rPr>
              <w:t>NA</w:t>
            </w:r>
          </w:p>
        </w:tc>
        <w:tc>
          <w:tcPr>
            <w:tcW w:w="0" w:type="auto"/>
            <w:tcBorders>
              <w:top w:val="single" w:sz="0" w:space="0" w:color="D3D3D3"/>
              <w:left w:val="single" w:sz="0" w:space="0" w:color="D3D3D3"/>
              <w:bottom w:val="single" w:sz="0" w:space="0" w:color="D3D3D3"/>
              <w:right w:val="single" w:sz="0" w:space="0" w:color="D3D3D3"/>
            </w:tcBorders>
          </w:tcPr>
          <w:p w14:paraId="1B9BAD52" w14:textId="77777777" w:rsidR="00AE5D1B" w:rsidRPr="0059364C" w:rsidRDefault="00AE5D1B" w:rsidP="0059364C">
            <w:pPr>
              <w:rPr>
                <w:rFonts w:ascii="Arial" w:hAnsi="Arial" w:cs="Arial"/>
                <w:highlight w:val="yellow"/>
              </w:rPr>
            </w:pPr>
            <w:r w:rsidRPr="0059364C">
              <w:rPr>
                <w:rFonts w:ascii="Arial" w:hAnsi="Arial" w:cs="Arial"/>
                <w:highlight w:val="yellow"/>
              </w:rPr>
              <w:t>3</w:t>
            </w:r>
          </w:p>
        </w:tc>
        <w:tc>
          <w:tcPr>
            <w:tcW w:w="0" w:type="auto"/>
            <w:tcBorders>
              <w:top w:val="single" w:sz="0" w:space="0" w:color="D3D3D3"/>
              <w:left w:val="single" w:sz="0" w:space="0" w:color="D3D3D3"/>
              <w:bottom w:val="single" w:sz="0" w:space="0" w:color="D3D3D3"/>
              <w:right w:val="single" w:sz="0" w:space="0" w:color="D3D3D3"/>
            </w:tcBorders>
          </w:tcPr>
          <w:p w14:paraId="3E54E7B9" w14:textId="77777777" w:rsidR="00AE5D1B" w:rsidRPr="0059364C" w:rsidRDefault="00AE5D1B" w:rsidP="0059364C">
            <w:pPr>
              <w:rPr>
                <w:rFonts w:ascii="Arial" w:hAnsi="Arial" w:cs="Arial"/>
              </w:rPr>
            </w:pPr>
            <w:r w:rsidRPr="0059364C">
              <w:rPr>
                <w:rFonts w:ascii="Arial" w:hAnsi="Arial" w:cs="Arial"/>
                <w:highlight w:val="yellow"/>
              </w:rPr>
              <w:t>3%</w:t>
            </w:r>
            <w:commentRangeEnd w:id="110"/>
            <w:r w:rsidRPr="0059364C">
              <w:rPr>
                <w:rStyle w:val="CommentReference"/>
                <w:rFonts w:ascii="Arial" w:hAnsi="Arial" w:cs="Arial"/>
                <w:sz w:val="24"/>
                <w:szCs w:val="24"/>
              </w:rPr>
              <w:commentReference w:id="110"/>
            </w:r>
            <w:commentRangeEnd w:id="111"/>
            <w:r w:rsidR="007C431C" w:rsidRPr="0059364C">
              <w:rPr>
                <w:rStyle w:val="CommentReference"/>
                <w:rFonts w:ascii="Arial" w:hAnsi="Arial" w:cs="Arial"/>
                <w:sz w:val="24"/>
                <w:szCs w:val="24"/>
              </w:rPr>
              <w:commentReference w:id="111"/>
            </w:r>
          </w:p>
        </w:tc>
      </w:tr>
    </w:tbl>
    <w:p w14:paraId="7E60AF65" w14:textId="190AAF05" w:rsidR="00633213" w:rsidRPr="0059364C" w:rsidRDefault="00633213" w:rsidP="0059364C">
      <w:pPr>
        <w:rPr>
          <w:rFonts w:ascii="Arial" w:hAnsi="Arial" w:cs="Arial"/>
          <w:sz w:val="24"/>
          <w:szCs w:val="24"/>
        </w:rPr>
      </w:pPr>
    </w:p>
    <w:p w14:paraId="3DF8BF1A" w14:textId="77777777" w:rsidR="00314662" w:rsidRPr="0059364C" w:rsidRDefault="00314662" w:rsidP="0059364C">
      <w:pPr>
        <w:rPr>
          <w:rFonts w:ascii="Arial" w:hAnsi="Arial" w:cs="Arial"/>
          <w:sz w:val="24"/>
          <w:szCs w:val="24"/>
        </w:rPr>
      </w:pPr>
    </w:p>
    <w:p w14:paraId="1E865B58" w14:textId="77777777" w:rsidR="00314662" w:rsidRPr="0059364C" w:rsidRDefault="00314662" w:rsidP="0059364C">
      <w:pPr>
        <w:rPr>
          <w:rFonts w:ascii="Arial" w:hAnsi="Arial" w:cs="Arial"/>
          <w:sz w:val="24"/>
          <w:szCs w:val="24"/>
        </w:rPr>
      </w:pPr>
    </w:p>
    <w:p w14:paraId="5A034427" w14:textId="77777777" w:rsidR="00314662" w:rsidRPr="0059364C" w:rsidRDefault="00314662" w:rsidP="0059364C">
      <w:pPr>
        <w:rPr>
          <w:rFonts w:ascii="Arial" w:hAnsi="Arial" w:cs="Arial"/>
          <w:sz w:val="24"/>
          <w:szCs w:val="24"/>
        </w:rPr>
      </w:pPr>
    </w:p>
    <w:p w14:paraId="0A725C1B" w14:textId="77777777" w:rsidR="00314662" w:rsidRPr="0059364C" w:rsidRDefault="00314662" w:rsidP="0059364C">
      <w:pPr>
        <w:rPr>
          <w:rFonts w:ascii="Arial" w:hAnsi="Arial" w:cs="Arial"/>
          <w:sz w:val="24"/>
          <w:szCs w:val="24"/>
        </w:rPr>
      </w:pPr>
    </w:p>
    <w:p w14:paraId="34D84330" w14:textId="77777777" w:rsidR="00314662" w:rsidRPr="0059364C" w:rsidRDefault="00314662" w:rsidP="0059364C">
      <w:pPr>
        <w:rPr>
          <w:rFonts w:ascii="Arial" w:hAnsi="Arial" w:cs="Arial"/>
          <w:sz w:val="24"/>
          <w:szCs w:val="24"/>
        </w:rPr>
      </w:pPr>
    </w:p>
    <w:p w14:paraId="0FA6CB12" w14:textId="77777777" w:rsidR="00314662" w:rsidRPr="0059364C" w:rsidRDefault="00314662" w:rsidP="0059364C">
      <w:pPr>
        <w:rPr>
          <w:rFonts w:ascii="Arial" w:hAnsi="Arial" w:cs="Arial"/>
          <w:sz w:val="24"/>
          <w:szCs w:val="24"/>
        </w:rPr>
      </w:pPr>
    </w:p>
    <w:p w14:paraId="1D8C45E2" w14:textId="77777777" w:rsidR="00314662" w:rsidRPr="0059364C" w:rsidRDefault="00314662" w:rsidP="0059364C">
      <w:pPr>
        <w:rPr>
          <w:rFonts w:ascii="Arial" w:hAnsi="Arial" w:cs="Arial"/>
          <w:sz w:val="24"/>
          <w:szCs w:val="24"/>
        </w:rPr>
      </w:pPr>
    </w:p>
    <w:p w14:paraId="2497F78E" w14:textId="77777777" w:rsidR="00314662" w:rsidRPr="0059364C" w:rsidRDefault="00314662" w:rsidP="0059364C">
      <w:pPr>
        <w:rPr>
          <w:rFonts w:ascii="Arial" w:hAnsi="Arial" w:cs="Arial"/>
          <w:sz w:val="24"/>
          <w:szCs w:val="24"/>
        </w:rPr>
      </w:pPr>
    </w:p>
    <w:p w14:paraId="3C2F1D9E" w14:textId="77777777" w:rsidR="00314662" w:rsidRPr="0059364C" w:rsidRDefault="00314662" w:rsidP="0059364C">
      <w:pPr>
        <w:rPr>
          <w:rFonts w:ascii="Arial" w:hAnsi="Arial" w:cs="Arial"/>
          <w:sz w:val="24"/>
          <w:szCs w:val="24"/>
        </w:rPr>
      </w:pPr>
    </w:p>
    <w:p w14:paraId="0D6A6141" w14:textId="77777777" w:rsidR="00314662" w:rsidRPr="0059364C" w:rsidRDefault="00314662" w:rsidP="0059364C">
      <w:pPr>
        <w:rPr>
          <w:rFonts w:ascii="Arial" w:hAnsi="Arial" w:cs="Arial"/>
          <w:sz w:val="24"/>
          <w:szCs w:val="24"/>
        </w:rPr>
      </w:pPr>
    </w:p>
    <w:p w14:paraId="36C7898C" w14:textId="77777777" w:rsidR="00314662" w:rsidRPr="0059364C" w:rsidRDefault="00314662" w:rsidP="0059364C">
      <w:pPr>
        <w:rPr>
          <w:rFonts w:ascii="Arial" w:hAnsi="Arial" w:cs="Arial"/>
          <w:sz w:val="24"/>
          <w:szCs w:val="24"/>
        </w:rPr>
      </w:pPr>
    </w:p>
    <w:p w14:paraId="050701B9" w14:textId="77777777" w:rsidR="00314662" w:rsidRPr="0059364C" w:rsidRDefault="00314662" w:rsidP="0059364C">
      <w:pPr>
        <w:rPr>
          <w:rFonts w:ascii="Arial" w:hAnsi="Arial" w:cs="Arial"/>
          <w:sz w:val="24"/>
          <w:szCs w:val="24"/>
        </w:rPr>
      </w:pPr>
    </w:p>
    <w:p w14:paraId="5415A786" w14:textId="77777777" w:rsidR="00314662" w:rsidRPr="0059364C" w:rsidRDefault="00314662" w:rsidP="0059364C">
      <w:pPr>
        <w:rPr>
          <w:rFonts w:ascii="Arial" w:hAnsi="Arial" w:cs="Arial"/>
          <w:sz w:val="24"/>
          <w:szCs w:val="24"/>
        </w:rPr>
      </w:pPr>
    </w:p>
    <w:p w14:paraId="75993F42" w14:textId="77777777" w:rsidR="00314662" w:rsidRPr="0059364C" w:rsidRDefault="00314662" w:rsidP="0059364C">
      <w:pPr>
        <w:rPr>
          <w:rFonts w:ascii="Arial" w:hAnsi="Arial" w:cs="Arial"/>
          <w:sz w:val="24"/>
          <w:szCs w:val="24"/>
        </w:rPr>
      </w:pPr>
    </w:p>
    <w:p w14:paraId="51BBC556" w14:textId="77777777" w:rsidR="00314662" w:rsidRPr="0059364C" w:rsidRDefault="00314662" w:rsidP="0059364C">
      <w:pPr>
        <w:rPr>
          <w:rFonts w:ascii="Arial" w:hAnsi="Arial" w:cs="Arial"/>
          <w:sz w:val="24"/>
          <w:szCs w:val="24"/>
        </w:rPr>
      </w:pPr>
    </w:p>
    <w:p w14:paraId="77C1D643" w14:textId="05E6BAA1" w:rsidR="00314662" w:rsidRPr="0059364C" w:rsidRDefault="004060D2" w:rsidP="0059364C">
      <w:pPr>
        <w:rPr>
          <w:rFonts w:ascii="Arial" w:hAnsi="Arial" w:cs="Arial"/>
          <w:sz w:val="24"/>
          <w:szCs w:val="24"/>
        </w:rPr>
      </w:pPr>
      <w:r w:rsidRPr="0059364C">
        <w:rPr>
          <w:rFonts w:ascii="Arial" w:hAnsi="Arial" w:cs="Arial"/>
          <w:b/>
          <w:bCs/>
          <w:noProof/>
          <w:sz w:val="24"/>
          <w:szCs w:val="24"/>
        </w:rPr>
        <w:drawing>
          <wp:anchor distT="0" distB="0" distL="114300" distR="114300" simplePos="0" relativeHeight="251652096" behindDoc="0" locked="0" layoutInCell="1" allowOverlap="1" wp14:anchorId="3E93E1AE" wp14:editId="0236C25D">
            <wp:simplePos x="0" y="0"/>
            <wp:positionH relativeFrom="column">
              <wp:posOffset>-139700</wp:posOffset>
            </wp:positionH>
            <wp:positionV relativeFrom="paragraph">
              <wp:posOffset>31750</wp:posOffset>
            </wp:positionV>
            <wp:extent cx="6106160" cy="2667923"/>
            <wp:effectExtent l="0" t="0" r="0" b="0"/>
            <wp:wrapSquare wrapText="bothSides"/>
            <wp:docPr id="1657446019" name="Picture 165744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06160" cy="2667923"/>
                    </a:xfrm>
                    <a:prstGeom prst="rect">
                      <a:avLst/>
                    </a:prstGeom>
                  </pic:spPr>
                </pic:pic>
              </a:graphicData>
            </a:graphic>
          </wp:anchor>
        </w:drawing>
      </w:r>
      <w:r w:rsidRPr="0059364C">
        <w:rPr>
          <w:rFonts w:ascii="Arial" w:hAnsi="Arial" w:cs="Arial"/>
          <w:b/>
          <w:bCs/>
          <w:sz w:val="24"/>
          <w:szCs w:val="24"/>
        </w:rPr>
        <w:t>Figure 2</w:t>
      </w:r>
      <w:r w:rsidR="005F3C1A" w:rsidRPr="0059364C">
        <w:rPr>
          <w:rFonts w:ascii="Arial" w:hAnsi="Arial" w:cs="Arial"/>
          <w:b/>
          <w:bCs/>
          <w:sz w:val="24"/>
          <w:szCs w:val="24"/>
        </w:rPr>
        <w:t>:</w:t>
      </w:r>
      <w:r w:rsidR="005F3C1A" w:rsidRPr="0059364C">
        <w:rPr>
          <w:rFonts w:ascii="Arial" w:hAnsi="Arial" w:cs="Arial"/>
          <w:sz w:val="24"/>
          <w:szCs w:val="24"/>
        </w:rPr>
        <w:t xml:space="preserve"> Individual-level resolution of BV dynamics across the study.</w:t>
      </w:r>
    </w:p>
    <w:p w14:paraId="0F51C4F5" w14:textId="77777777" w:rsidR="00F564E1" w:rsidRPr="0059364C" w:rsidRDefault="00F564E1" w:rsidP="0059364C">
      <w:pPr>
        <w:rPr>
          <w:rFonts w:ascii="Arial" w:hAnsi="Arial" w:cs="Arial"/>
          <w:sz w:val="24"/>
          <w:szCs w:val="24"/>
        </w:rPr>
      </w:pPr>
      <w:r w:rsidRPr="0059364C">
        <w:rPr>
          <w:rFonts w:ascii="Arial" w:hAnsi="Arial" w:cs="Arial"/>
          <w:sz w:val="24"/>
          <w:szCs w:val="24"/>
        </w:rPr>
        <w:lastRenderedPageBreak/>
        <w:t>At enrolment, there is a clear bipartition of the cohort into BV (red, left cluster) and intermediate BV (orange, right cluster), consistent with the Nugent-based eligibility criteria.</w:t>
      </w:r>
    </w:p>
    <w:p w14:paraId="4EFDB2DC" w14:textId="1E65FC74" w:rsidR="00F564E1" w:rsidRDefault="0059364C" w:rsidP="0059364C">
      <w:pPr>
        <w:rPr>
          <w:rFonts w:ascii="Arial" w:hAnsi="Arial" w:cs="Arial"/>
          <w:sz w:val="24"/>
          <w:szCs w:val="24"/>
        </w:rPr>
      </w:pPr>
      <w:r w:rsidRPr="0059364C">
        <w:rPr>
          <w:rFonts w:ascii="Arial" w:hAnsi="Arial" w:cs="Arial"/>
          <w:noProof/>
          <w:sz w:val="24"/>
          <w:szCs w:val="24"/>
        </w:rPr>
        <w:drawing>
          <wp:anchor distT="0" distB="0" distL="114300" distR="114300" simplePos="0" relativeHeight="251662336" behindDoc="0" locked="0" layoutInCell="1" allowOverlap="1" wp14:anchorId="230B4C78" wp14:editId="08E68ABF">
            <wp:simplePos x="0" y="0"/>
            <wp:positionH relativeFrom="margin">
              <wp:posOffset>-57150</wp:posOffset>
            </wp:positionH>
            <wp:positionV relativeFrom="paragraph">
              <wp:posOffset>1249680</wp:posOffset>
            </wp:positionV>
            <wp:extent cx="5650230" cy="2355850"/>
            <wp:effectExtent l="0" t="0" r="7620" b="6350"/>
            <wp:wrapSquare wrapText="bothSides"/>
            <wp:docPr id="1619719381" name="Picture 161971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50230" cy="2355850"/>
                    </a:xfrm>
                    <a:prstGeom prst="rect">
                      <a:avLst/>
                    </a:prstGeom>
                  </pic:spPr>
                </pic:pic>
              </a:graphicData>
            </a:graphic>
            <wp14:sizeRelH relativeFrom="margin">
              <wp14:pctWidth>0</wp14:pctWidth>
            </wp14:sizeRelH>
            <wp14:sizeRelV relativeFrom="margin">
              <wp14:pctHeight>0</wp14:pctHeight>
            </wp14:sizeRelV>
          </wp:anchor>
        </w:drawing>
      </w:r>
      <w:r w:rsidR="00F564E1" w:rsidRPr="0059364C">
        <w:rPr>
          <w:rFonts w:ascii="Arial" w:hAnsi="Arial" w:cs="Arial"/>
          <w:sz w:val="24"/>
          <w:szCs w:val="24"/>
        </w:rPr>
        <w:t>By Week 1, several participants in the BV group have shifted to No BV (blue dots), representing early responders to treatment. The majority transitioned to intermediate BV (orange). By Weeks 2 and 3, No BV (blue) responses appear distributed across the cohort, but most participants remain in the intermediate category throughout, reflecting the aggregate patterns in Figure 1.</w:t>
      </w:r>
    </w:p>
    <w:p w14:paraId="3D7401A3" w14:textId="77777777" w:rsidR="0059364C" w:rsidRPr="0059364C" w:rsidRDefault="0059364C" w:rsidP="0059364C">
      <w:pPr>
        <w:rPr>
          <w:rFonts w:ascii="Arial" w:hAnsi="Arial" w:cs="Arial"/>
          <w:sz w:val="24"/>
          <w:szCs w:val="24"/>
        </w:rPr>
      </w:pPr>
    </w:p>
    <w:p w14:paraId="5185F5CF" w14:textId="05621255" w:rsidR="00C62BAF" w:rsidRPr="0059364C" w:rsidRDefault="00320A9C" w:rsidP="0059364C">
      <w:pPr>
        <w:rPr>
          <w:rFonts w:ascii="Arial" w:hAnsi="Arial" w:cs="Arial"/>
          <w:sz w:val="24"/>
          <w:szCs w:val="24"/>
        </w:rPr>
      </w:pPr>
      <w:r w:rsidRPr="0059364C">
        <w:rPr>
          <w:rFonts w:ascii="Arial" w:hAnsi="Arial" w:cs="Arial"/>
          <w:b/>
          <w:bCs/>
          <w:sz w:val="24"/>
          <w:szCs w:val="24"/>
        </w:rPr>
        <w:t>Figure</w:t>
      </w:r>
      <w:r w:rsidR="00C62BAF" w:rsidRPr="0059364C">
        <w:rPr>
          <w:rFonts w:ascii="Arial" w:hAnsi="Arial" w:cs="Arial"/>
          <w:b/>
          <w:bCs/>
          <w:sz w:val="24"/>
          <w:szCs w:val="24"/>
        </w:rPr>
        <w:t xml:space="preserve"> </w:t>
      </w:r>
      <w:r w:rsidRPr="0059364C">
        <w:rPr>
          <w:rFonts w:ascii="Arial" w:hAnsi="Arial" w:cs="Arial"/>
          <w:b/>
          <w:bCs/>
          <w:sz w:val="24"/>
          <w:szCs w:val="24"/>
        </w:rPr>
        <w:t>3:</w:t>
      </w:r>
      <w:r w:rsidRPr="0059364C">
        <w:rPr>
          <w:rFonts w:ascii="Arial" w:hAnsi="Arial" w:cs="Arial"/>
          <w:sz w:val="24"/>
          <w:szCs w:val="24"/>
        </w:rPr>
        <w:t xml:space="preserve"> </w:t>
      </w:r>
      <w:r w:rsidR="00C62BAF" w:rsidRPr="0059364C">
        <w:rPr>
          <w:rFonts w:ascii="Arial" w:hAnsi="Arial" w:cs="Arial"/>
          <w:sz w:val="24"/>
          <w:szCs w:val="24"/>
        </w:rPr>
        <w:t>BV clinical outcomes linked to underlying vaginal microbiome composition (CST) at each follow-up visit</w:t>
      </w:r>
    </w:p>
    <w:p w14:paraId="0A0A1470" w14:textId="77777777" w:rsidR="00C62BAF" w:rsidRPr="0059364C" w:rsidRDefault="00C62BAF" w:rsidP="0059364C">
      <w:pPr>
        <w:rPr>
          <w:rFonts w:ascii="Arial" w:hAnsi="Arial" w:cs="Arial"/>
          <w:sz w:val="24"/>
          <w:szCs w:val="24"/>
        </w:rPr>
      </w:pPr>
    </w:p>
    <w:p w14:paraId="61552F41" w14:textId="3078342C" w:rsidR="00F564E1" w:rsidRPr="0059364C" w:rsidRDefault="00271553" w:rsidP="0059364C">
      <w:pPr>
        <w:jc w:val="both"/>
        <w:rPr>
          <w:rFonts w:ascii="Arial" w:hAnsi="Arial" w:cs="Arial"/>
          <w:sz w:val="24"/>
          <w:szCs w:val="24"/>
        </w:rPr>
      </w:pPr>
      <w:r w:rsidRPr="0059364C">
        <w:rPr>
          <w:rFonts w:ascii="Arial" w:hAnsi="Arial" w:cs="Arial"/>
          <w:b/>
          <w:bCs/>
          <w:noProof/>
          <w:sz w:val="24"/>
          <w:szCs w:val="24"/>
        </w:rPr>
        <w:lastRenderedPageBreak/>
        <w:drawing>
          <wp:anchor distT="0" distB="0" distL="114300" distR="114300" simplePos="0" relativeHeight="251671552" behindDoc="0" locked="0" layoutInCell="1" allowOverlap="1" wp14:anchorId="1C8FA06B" wp14:editId="1EC3AD1B">
            <wp:simplePos x="0" y="0"/>
            <wp:positionH relativeFrom="column">
              <wp:posOffset>0</wp:posOffset>
            </wp:positionH>
            <wp:positionV relativeFrom="paragraph">
              <wp:posOffset>0</wp:posOffset>
            </wp:positionV>
            <wp:extent cx="5486400" cy="3919025"/>
            <wp:effectExtent l="0" t="0" r="0" b="5715"/>
            <wp:wrapSquare wrapText="bothSides"/>
            <wp:docPr id="76515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8749" name="Picture 7651587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919025"/>
                    </a:xfrm>
                    <a:prstGeom prst="rect">
                      <a:avLst/>
                    </a:prstGeom>
                  </pic:spPr>
                </pic:pic>
              </a:graphicData>
            </a:graphic>
          </wp:anchor>
        </w:drawing>
      </w:r>
      <w:r w:rsidRPr="0059364C">
        <w:rPr>
          <w:rFonts w:ascii="Arial" w:hAnsi="Arial" w:cs="Arial"/>
          <w:b/>
          <w:bCs/>
          <w:sz w:val="24"/>
          <w:szCs w:val="24"/>
        </w:rPr>
        <w:t>Figure 4:</w:t>
      </w:r>
      <w:r w:rsidRPr="0059364C">
        <w:rPr>
          <w:rFonts w:ascii="Arial" w:hAnsi="Arial" w:cs="Arial"/>
          <w:sz w:val="24"/>
          <w:szCs w:val="24"/>
        </w:rPr>
        <w:t xml:space="preserve"> </w:t>
      </w:r>
      <w:r w:rsidR="00192E1E" w:rsidRPr="0059364C">
        <w:rPr>
          <w:rFonts w:ascii="Arial" w:hAnsi="Arial" w:cs="Arial"/>
          <w:sz w:val="24"/>
          <w:szCs w:val="24"/>
        </w:rPr>
        <w:t>Community State Type (CST) pattern across all visits over 24 days</w:t>
      </w:r>
      <w:r w:rsidR="001362C7" w:rsidRPr="0059364C">
        <w:rPr>
          <w:rFonts w:ascii="Arial" w:hAnsi="Arial" w:cs="Arial"/>
          <w:sz w:val="24"/>
          <w:szCs w:val="24"/>
        </w:rPr>
        <w:t>.</w:t>
      </w:r>
    </w:p>
    <w:p w14:paraId="27448ED2" w14:textId="77777777" w:rsidR="00B15A28" w:rsidRPr="0059364C" w:rsidRDefault="00B15A28" w:rsidP="0059364C">
      <w:pPr>
        <w:rPr>
          <w:rFonts w:ascii="Arial" w:hAnsi="Arial" w:cs="Arial"/>
          <w:sz w:val="24"/>
          <w:szCs w:val="24"/>
        </w:rPr>
      </w:pPr>
      <w:r w:rsidRPr="0059364C">
        <w:rPr>
          <w:rFonts w:ascii="Arial" w:hAnsi="Arial" w:cs="Arial"/>
          <w:sz w:val="24"/>
          <w:szCs w:val="24"/>
        </w:rPr>
        <w:t>At all three visits, CST III (Lactobacillus iners-dominant, green) is the predominant type among participants who achieved BV clearance. CST I (gold) is a minor but present component of the clearance group, particularly at Week 1. The persistence group is dominated by CST IV-C (purple) and CST III (green) across all visits. The recurrence group is small but contains a mix of CST III, IV-B, and IV-C at Week 2, and shows more CST diversity by Week 3.</w:t>
      </w:r>
    </w:p>
    <w:p w14:paraId="79675C1B" w14:textId="18143BCA" w:rsidR="00B15A28" w:rsidRPr="0059364C" w:rsidRDefault="00650C2C" w:rsidP="0059364C">
      <w:pPr>
        <w:rPr>
          <w:rFonts w:ascii="Arial" w:eastAsia="Times New Roman" w:hAnsi="Arial" w:cs="Arial"/>
          <w:color w:val="0D0D0D"/>
          <w:sz w:val="24"/>
          <w:szCs w:val="24"/>
          <w:rPrChange w:id="112" w:author="Upasna Singh" w:date="2026-04-22T15:37:00Z" w16du:dateUtc="2026-04-22T13:37:00Z">
            <w:rPr/>
          </w:rPrChange>
        </w:rPr>
      </w:pPr>
      <w:r w:rsidRPr="0059364C">
        <w:rPr>
          <w:rFonts w:ascii="Arial" w:eastAsia="Times New Roman" w:hAnsi="Arial" w:cs="Arial"/>
          <w:color w:val="0D0D0D"/>
          <w:sz w:val="24"/>
          <w:szCs w:val="24"/>
        </w:rPr>
        <w:t>CST III is the most common state after baseline, especially at Week 1 and Week 3. BV outcome is dominated by Intermediate BV after baseline, even when CST looks more Lactobacillus-dominant. IV-B and IV-C tend to sit near worse BV outcomes, but the mapping is not one-to-one.</w:t>
      </w:r>
    </w:p>
    <w:p w14:paraId="35DF9D41" w14:textId="77777777" w:rsidR="0082784F" w:rsidRPr="0059364C" w:rsidRDefault="0082784F">
      <w:pPr>
        <w:rPr>
          <w:ins w:id="113" w:author="Upasna Singh" w:date="2025-12-02T15:04:00Z" w16du:dateUtc="2025-12-02T13:04:00Z"/>
          <w:rStyle w:val="Strong"/>
          <w:rFonts w:ascii="Arial" w:eastAsiaTheme="majorEastAsia" w:hAnsi="Arial" w:cs="Arial"/>
          <w:b w:val="0"/>
          <w:bCs w:val="0"/>
          <w:sz w:val="24"/>
          <w:szCs w:val="24"/>
          <w:rPrChange w:id="114" w:author="Upasna Singh" w:date="2026-04-22T15:37:00Z" w16du:dateUtc="2026-04-22T13:37:00Z">
            <w:rPr>
              <w:ins w:id="115" w:author="Upasna Singh" w:date="2025-12-02T15:04:00Z" w16du:dateUtc="2025-12-02T13:04:00Z"/>
              <w:rStyle w:val="Strong"/>
              <w:rFonts w:asciiTheme="minorHAnsi" w:eastAsiaTheme="minorEastAsia" w:hAnsiTheme="minorHAnsi" w:cstheme="minorBidi"/>
              <w:b/>
              <w:bCs/>
              <w:color w:val="auto"/>
              <w:sz w:val="22"/>
              <w:szCs w:val="22"/>
            </w:rPr>
          </w:rPrChange>
        </w:rPr>
        <w:pPrChange w:id="116" w:author="Upasna Singh" w:date="2025-12-02T16:46:00Z" w16du:dateUtc="2025-12-02T14:46:00Z">
          <w:pPr>
            <w:pStyle w:val="Heading1"/>
          </w:pPr>
        </w:pPrChange>
      </w:pPr>
      <w:r w:rsidRPr="0059364C">
        <w:rPr>
          <w:rStyle w:val="Strong"/>
          <w:rFonts w:ascii="Arial" w:hAnsi="Arial" w:cs="Arial"/>
          <w:sz w:val="24"/>
          <w:szCs w:val="24"/>
          <w:rPrChange w:id="117" w:author="Upasna Singh" w:date="2026-04-22T15:37:00Z" w16du:dateUtc="2026-04-22T13:37:00Z">
            <w:rPr>
              <w:rStyle w:val="Strong"/>
            </w:rPr>
          </w:rPrChange>
        </w:rPr>
        <w:t>Discussion</w:t>
      </w:r>
    </w:p>
    <w:p w14:paraId="491B9223" w14:textId="4DC97A99" w:rsidR="00ED6CD4" w:rsidRPr="0059364C" w:rsidRDefault="00B31552" w:rsidP="0059364C">
      <w:pPr>
        <w:rPr>
          <w:rFonts w:ascii="Arial" w:hAnsi="Arial" w:cs="Arial"/>
          <w:sz w:val="24"/>
          <w:szCs w:val="24"/>
          <w:lang w:val="en-ZA"/>
        </w:rPr>
      </w:pPr>
      <w:r w:rsidRPr="0059364C">
        <w:rPr>
          <w:rFonts w:ascii="Arial" w:hAnsi="Arial" w:cs="Arial"/>
          <w:sz w:val="24"/>
          <w:szCs w:val="24"/>
          <w:lang w:val="en-ZA"/>
        </w:rPr>
        <w:t>Bacterial vaginosis (BV) is a serious reproductive health challenge among women of reproductive age in South Africa, where prevalence estimates routinely exceed those reported in high-income settings. Cross-sectional and cohort studies from KwaZulu-Natal, Gauteng, and the Western Cape reveal BV prevalences ranging from 32% to over 50% in community and clinic-attending cohorts, highlighting a persistent and disproportionate burden in this region</w:t>
      </w:r>
      <w:r w:rsidR="002D5174"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&lt;EndNote&gt;&lt;Cite&gt;&lt;Author&gt;Mbulawa&lt;/Author&gt;&lt;Year&gt;2025&lt;/Year&gt;&lt;RecNum&gt;75&lt;/RecNum&gt;&lt;DisplayText&gt;(10, 30)&lt;/DisplayText&gt;&lt;record&gt;&lt;rec-number&gt;75&lt;/rec-number&gt;&lt;foreign-keys&gt;&lt;key app="EN" db-id="ze2fwxzx1av52te2xfjvrf2gz5z5atddwttd" timestamp="1764680755"&gt;75&lt;/key&gt;&lt;/foreign-keys&gt;&lt;ref-type name="Journal Article"&gt;17&lt;/ref-type&gt;&lt;contributors&gt;&lt;authors&gt;&lt;author&gt;Mbulawa, Zizipho ZA&lt;/author&gt;&lt;author&gt;Mabunda, Sikhumbuzo A&lt;/author&gt;&lt;/authors&gt;&lt;/contributors&gt;&lt;titles&gt;&lt;title&gt;Bacterial vaginosis associated with high rates of sexually transmitted infections among South African adolescent girls and young women&lt;/title&gt;&lt;secondary-title&gt;Infection&lt;/secondary-title&gt;&lt;/titles&gt;&lt;periodical&gt;&lt;full-title&gt;Infection&lt;/full-title&gt;&lt;/periodical&gt;&lt;pages&gt;1-12&lt;/pages&gt;&lt;dates&gt;&lt;year&gt;2025&lt;/year&gt;&lt;/dates&gt;&lt;isbn&gt;0300-8126&lt;/isbn&gt;&lt;urls&gt;&lt;/urls&gt;&lt;/record&gt;&lt;/Cite&gt;&lt;Cite&gt;&lt;Author&gt;NICD&lt;/Author&gt;&lt;Year&gt;2025&lt;/Year&gt;&lt;RecNum&gt;43&lt;/RecNum&gt;&lt;record&gt;&lt;rec-number&gt;43&lt;/rec-number&gt;&lt;foreign-keys&gt;&lt;key app="EN" db-id="ze2fwxzx1av52te2xfjvrf2gz5z5atddwttd" timestamp="1755071548"&gt;43&lt;/key&gt;&lt;/foreign-keys&gt;&lt;ref-type name="Report"&gt;27&lt;/ref-type&gt;&lt;contributors&gt;&lt;authors&gt;&lt;author&gt;NICD&lt;/author&gt;&lt;/authors&gt;&lt;tertiary-authors&gt;&lt;author&gt;National Institute for Communicable Diseases&lt;/author&gt;&lt;/tertiary-authors&gt;&lt;/contributors&gt;&lt;titles&gt;&lt;title&gt;Annual Overview 2023/2024&lt;/title&gt;&lt;/titles&gt;&lt;dates&gt;&lt;year&gt;2025&lt;/year&gt;&lt;pub-dates&gt;&lt;date&gt;04 March 2025&lt;/date&gt;&lt;/pub-dates&gt;&lt;/dates&gt;&lt;pub-location&gt;South Africa&lt;/pub-location&gt;&lt;publisher&gt;National Institiute for Communicable Diseases&lt;/publisher&gt;&lt;urls&gt;&lt;/urls&gt;&lt;/record&gt;&lt;/Cite&gt;&lt;/EndNote&gt;</w:instrText>
      </w:r>
      <w:r w:rsidR="002D5174" w:rsidRPr="0059364C">
        <w:rPr>
          <w:rFonts w:ascii="Arial" w:hAnsi="Arial" w:cs="Arial"/>
          <w:sz w:val="24"/>
          <w:szCs w:val="24"/>
          <w:lang w:val="en-ZA"/>
        </w:rPr>
        <w:fldChar w:fldCharType="separate"/>
      </w:r>
      <w:r w:rsidR="004D7DE7" w:rsidRPr="0059364C">
        <w:rPr>
          <w:rFonts w:ascii="Arial" w:hAnsi="Arial" w:cs="Arial"/>
          <w:noProof/>
          <w:sz w:val="24"/>
          <w:szCs w:val="24"/>
          <w:lang w:val="en-ZA"/>
        </w:rPr>
        <w:t xml:space="preserve">(10, </w:t>
      </w:r>
      <w:r w:rsidR="004D7DE7" w:rsidRPr="0059364C">
        <w:rPr>
          <w:rFonts w:ascii="Arial" w:hAnsi="Arial" w:cs="Arial"/>
          <w:noProof/>
          <w:sz w:val="24"/>
          <w:szCs w:val="24"/>
          <w:lang w:val="en-ZA"/>
        </w:rPr>
        <w:lastRenderedPageBreak/>
        <w:t>30)</w:t>
      </w:r>
      <w:r w:rsidR="002D5174" w:rsidRPr="0059364C">
        <w:rPr>
          <w:rFonts w:ascii="Arial" w:hAnsi="Arial" w:cs="Arial"/>
          <w:sz w:val="24"/>
          <w:szCs w:val="24"/>
          <w:lang w:val="en-ZA"/>
        </w:rPr>
        <w:fldChar w:fldCharType="end"/>
      </w:r>
      <w:r w:rsidRPr="0059364C">
        <w:rPr>
          <w:rFonts w:ascii="Arial" w:hAnsi="Arial" w:cs="Arial"/>
          <w:sz w:val="24"/>
          <w:szCs w:val="24"/>
          <w:lang w:val="en-ZA"/>
        </w:rPr>
        <w:t>. Given the known links between BV and a higher risk of HIV infection, poor pregnancy outcomes, pelvic inflammatory disease, and recurrent STDs, this enhanced prevalence has significant clinical ramifications</w:t>
      </w:r>
      <w:r w:rsidR="00530DFA"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&lt;EndNote&gt;&lt;Cite&gt;&lt;Author&gt;Zeng&lt;/Author&gt;&lt;Year&gt;2023&lt;/Year&gt;&lt;RecNum&gt;57&lt;/RecNum&gt;&lt;DisplayText&gt;(31, 32)&lt;/DisplayText&gt;&lt;record&gt;&lt;rec-number&gt;57&lt;/rec-number&gt;&lt;foreign-keys&gt;&lt;key app="EN" db-id="ze2fwxzx1av52te2xfjvrf2gz5z5atddwttd" timestamp="1764583148"&gt;57&lt;/key&gt;&lt;/foreign-keys&gt;&lt;ref-type name="Journal Article"&gt;17&lt;/ref-type&gt;&lt;contributors&gt;&lt;authors&gt;&lt;author&gt;Zeng, Xianling&lt;/author&gt;&lt;author&gt;An, Ruifang&lt;/author&gt;&lt;author&gt;Li, Han&lt;/author&gt;&lt;/authors&gt;&lt;/contributors&gt;&lt;titles&gt;&lt;title&gt;Risk factors of recurrent bacterial vaginosis among women of reproductive age: A cross-sectional study&lt;/title&gt;&lt;secondary-title&gt;Open Medicine&lt;/secondary-title&gt;&lt;/titles&gt;&lt;periodical&gt;&lt;full-title&gt;Open Medicine&lt;/full-title&gt;&lt;/periodical&gt;&lt;pages&gt;20230743&lt;/pages&gt;&lt;volume&gt;18&lt;/volume&gt;&lt;number&gt;1&lt;/number&gt;&lt;dates&gt;&lt;year&gt;2023&lt;/year&gt;&lt;/dates&gt;&lt;isbn&gt;2391-5463&lt;/isbn&gt;&lt;urls&gt;&lt;/urls&gt;&lt;/record&gt;&lt;/Cite&gt;&lt;Cite&gt;&lt;Author&gt;Peebles&lt;/Author&gt;&lt;Year&gt;2019&lt;/Year&gt;&lt;RecNum&gt;35&lt;/RecNum&gt;&lt;record&gt;&lt;rec-number&gt;35&lt;/rec-number&gt;&lt;foreign-keys&gt;&lt;key app="EN" db-id="ze2fwxzx1av52te2xfjvrf2gz5z5atddwttd" timestamp="1720773307"&gt;35&lt;/key&gt;&lt;/foreign-keys&gt;&lt;ref-type name="Journal Article"&gt;17&lt;/ref-type&gt;&lt;contributors&gt;&lt;authors&gt;&lt;author&gt;Peebles, Kathryn&lt;/author&gt;&lt;author&gt;Velloza, Jennifer&lt;/author&gt;&lt;author&gt;Balkus, Jennifer E&lt;/author&gt;&lt;author&gt;McClelland, R Scott&lt;/author&gt;&lt;author&gt;Barnabas, Ruanne V&lt;/author&gt;&lt;/authors&gt;&lt;/contributors&gt;&lt;titles&gt;&lt;title&gt;High global burden and costs of bacterial vaginosis: a systematic review and meta-analysis&lt;/title&gt;&lt;secondary-title&gt;Sexually transmitted diseases&lt;/secondary-title&gt;&lt;/titles&gt;&lt;periodical&gt;&lt;full-title&gt;Sexually Transmitted Diseases&lt;/full-title&gt;&lt;/periodical&gt;&lt;pages&gt;304-311&lt;/pages&gt;&lt;volume&gt;46&lt;/volume&gt;&lt;number&gt;5&lt;/number&gt;&lt;dates&gt;&lt;year&gt;2019&lt;/year&gt;&lt;/dates&gt;&lt;isbn&gt;0148-5717&lt;/isbn&gt;&lt;urls&gt;&lt;/urls&gt;&lt;/record&gt;&lt;/Cite&gt;&lt;/EndNote&gt;</w:instrText>
      </w:r>
      <w:r w:rsidR="00530DFA" w:rsidRPr="0059364C">
        <w:rPr>
          <w:rFonts w:ascii="Arial" w:hAnsi="Arial" w:cs="Arial"/>
          <w:sz w:val="24"/>
          <w:szCs w:val="24"/>
          <w:lang w:val="en-ZA"/>
        </w:rPr>
        <w:fldChar w:fldCharType="separate"/>
      </w:r>
      <w:r w:rsidR="004D7DE7" w:rsidRPr="0059364C">
        <w:rPr>
          <w:rFonts w:ascii="Arial" w:hAnsi="Arial" w:cs="Arial"/>
          <w:noProof/>
          <w:sz w:val="24"/>
          <w:szCs w:val="24"/>
          <w:lang w:val="en-ZA"/>
        </w:rPr>
        <w:t>(31, 32)</w:t>
      </w:r>
      <w:r w:rsidR="00530DFA" w:rsidRPr="0059364C">
        <w:rPr>
          <w:rFonts w:ascii="Arial" w:hAnsi="Arial" w:cs="Arial"/>
          <w:sz w:val="24"/>
          <w:szCs w:val="24"/>
          <w:lang w:val="en-ZA"/>
        </w:rPr>
        <w:fldChar w:fldCharType="end"/>
      </w:r>
      <w:r w:rsidRPr="0059364C">
        <w:rPr>
          <w:rFonts w:ascii="Arial" w:hAnsi="Arial" w:cs="Arial"/>
          <w:sz w:val="24"/>
          <w:szCs w:val="24"/>
          <w:lang w:val="en-ZA"/>
        </w:rPr>
        <w:t>. In South Africa, BV is particularly important for public health among young women who are already more vulnerable to HIV and reproductive tract infections due to its recurring and frequently refractory character</w:t>
      </w:r>
      <w:r w:rsidR="00D77747"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&lt;EndNote&gt;&lt;Cite&gt;&lt;Author&gt;Barnabas&lt;/Author&gt;&lt;Year&gt;2018&lt;/Year&gt;&lt;RecNum&gt;78&lt;/RecNum&gt;&lt;DisplayText&gt;(33, 34)&lt;/DisplayText&gt;&lt;record&gt;&lt;rec-number&gt;78&lt;/rec-number&gt;&lt;foreign-keys&gt;&lt;key app="EN" db-id="ze2fwxzx1av52te2xfjvrf2gz5z5atddwttd" timestamp="1764681384"&gt;78&lt;/key&gt;&lt;/foreign-keys&gt;&lt;ref-type name="Journal Article"&gt;17&lt;/ref-type&gt;&lt;contributors&gt;&lt;authors&gt;&lt;author&gt;Barnabas, Shaun L&lt;/author&gt;&lt;author&gt;Dabee, Smritee&lt;/author&gt;&lt;author&gt;Passmore, Jo-Ann S&lt;/author&gt;&lt;author&gt;Jaspan, Heather B&lt;/author&gt;&lt;author&gt;Lewis, David A&lt;/author&gt;&lt;author&gt;Jaumdally, Shameem Z&lt;/author&gt;&lt;author&gt;Gamieldien, Hoyam&lt;/author&gt;&lt;author&gt;Masson, Lindi&lt;/author&gt;&lt;author&gt;Muller, Etienne&lt;/author&gt;&lt;author&gt;Maseko, Venessa D&lt;/author&gt;&lt;/authors&gt;&lt;/contributors&gt;&lt;titles&gt;&lt;title&gt;Converging epidemics of sexually transmitted infections and bacterial vaginosis in southern African female adolescents at risk of HIV&lt;/title&gt;&lt;secondary-title&gt;International journal of STD &amp;amp; AIDS&lt;/secondary-title&gt;&lt;/titles&gt;&lt;periodical&gt;&lt;full-title&gt;International journal of STD &amp;amp; AIDS&lt;/full-title&gt;&lt;/periodical&gt;&lt;pages&gt;531-539&lt;/pages&gt;&lt;volume&gt;29&lt;/volume&gt;&lt;number&gt;6&lt;/number&gt;&lt;dates&gt;&lt;year&gt;2018&lt;/year&gt;&lt;/dates&gt;&lt;isbn&gt;0956-4624&lt;/isbn&gt;&lt;urls&gt;&lt;/urls&gt;&lt;/record&gt;&lt;/Cite&gt;&lt;Cite&gt;&lt;Author&gt;Govender&lt;/Author&gt;&lt;Year&gt;2024&lt;/Year&gt;&lt;RecNum&gt;77&lt;/RecNum&gt;&lt;record&gt;&lt;rec-number&gt;77&lt;/rec-number&gt;&lt;foreign-keys&gt;&lt;key app="EN" db-id="ze2fwxzx1av52te2xfjvrf2gz5z5atddwttd" timestamp="1764681369"&gt;77&lt;/key&gt;&lt;/foreign-keys&gt;&lt;ref-type name="Journal Article"&gt;17&lt;/ref-type&gt;&lt;contributors&gt;&lt;authors&gt;&lt;author&gt;Govender, Vani&lt;/author&gt;&lt;author&gt;Naidoo, Megeshinee&lt;/author&gt;&lt;author&gt;Moodley, Dhayendre&lt;/author&gt;&lt;/authors&gt;&lt;/contributors&gt;&lt;titles&gt;&lt;title&gt;Sexually transmitted infections and bacterial vaginosis among adolescent girls and young women in the early postpartum period: a cross-sectional study&lt;/title&gt;&lt;secondary-title&gt;BMC Infectious Diseases&lt;/secondary-title&gt;&lt;/titles&gt;&lt;periodical&gt;&lt;full-title&gt;BMC infectious diseases&lt;/full-title&gt;&lt;/periodical&gt;&lt;pages&gt;898&lt;/pages&gt;&lt;volume&gt;24&lt;/volume&gt;&lt;number&gt;1&lt;/number&gt;&lt;dates&gt;&lt;year&gt;2024&lt;/year&gt;&lt;/dates&gt;&lt;isbn&gt;1471-2334&lt;/isbn&gt;&lt;urls&gt;&lt;/urls&gt;&lt;/record&gt;&lt;/Cite&gt;&lt;/EndNote&gt;</w:instrText>
      </w:r>
      <w:r w:rsidR="00D77747" w:rsidRPr="0059364C">
        <w:rPr>
          <w:rFonts w:ascii="Arial" w:hAnsi="Arial" w:cs="Arial"/>
          <w:sz w:val="24"/>
          <w:szCs w:val="24"/>
          <w:lang w:val="en-ZA"/>
        </w:rPr>
        <w:fldChar w:fldCharType="separate"/>
      </w:r>
      <w:r w:rsidR="004D7DE7" w:rsidRPr="0059364C">
        <w:rPr>
          <w:rFonts w:ascii="Arial" w:hAnsi="Arial" w:cs="Arial"/>
          <w:noProof/>
          <w:sz w:val="24"/>
          <w:szCs w:val="24"/>
          <w:lang w:val="en-ZA"/>
        </w:rPr>
        <w:t>(33, 34)</w:t>
      </w:r>
      <w:r w:rsidR="00D77747" w:rsidRPr="0059364C">
        <w:rPr>
          <w:rFonts w:ascii="Arial" w:hAnsi="Arial" w:cs="Arial"/>
          <w:sz w:val="24"/>
          <w:szCs w:val="24"/>
          <w:lang w:val="en-ZA"/>
        </w:rPr>
        <w:fldChar w:fldCharType="end"/>
      </w:r>
      <w:r w:rsidRPr="0059364C">
        <w:rPr>
          <w:rFonts w:ascii="Arial" w:hAnsi="Arial" w:cs="Arial"/>
          <w:sz w:val="24"/>
          <w:szCs w:val="24"/>
          <w:lang w:val="en-ZA"/>
        </w:rPr>
        <w:t>.</w:t>
      </w:r>
    </w:p>
    <w:p w14:paraId="4E58153B" w14:textId="77777777" w:rsidR="00ED6CD4" w:rsidRPr="0059364C" w:rsidRDefault="00ED6CD4" w:rsidP="0059364C">
      <w:pPr>
        <w:rPr>
          <w:rFonts w:ascii="Arial" w:hAnsi="Arial" w:cs="Arial"/>
          <w:sz w:val="24"/>
          <w:szCs w:val="24"/>
          <w:lang w:val="en-ZA"/>
        </w:rPr>
      </w:pPr>
    </w:p>
    <w:p w14:paraId="149F061B" w14:textId="691AAD25" w:rsidR="007802A8" w:rsidRPr="0059364C" w:rsidRDefault="00ED6CD4" w:rsidP="0059364C">
      <w:pPr>
        <w:rPr>
          <w:rFonts w:ascii="Arial" w:hAnsi="Arial" w:cs="Arial"/>
          <w:sz w:val="24"/>
          <w:szCs w:val="24"/>
          <w:lang w:val="en-ZA"/>
        </w:rPr>
      </w:pPr>
      <w:r w:rsidRPr="0059364C">
        <w:rPr>
          <w:rFonts w:ascii="Arial" w:hAnsi="Arial" w:cs="Arial"/>
          <w:sz w:val="24"/>
          <w:szCs w:val="24"/>
          <w:lang w:val="en-ZA"/>
        </w:rPr>
        <w:t>Nugent scoring is the most extensively used diagnostic tool for clinical research and surveillance of BV in South Africa</w:t>
      </w:r>
      <w:r w:rsidR="00264030" w:rsidRPr="0059364C">
        <w:rPr>
          <w:rFonts w:ascii="Arial" w:hAnsi="Arial" w:cs="Arial"/>
          <w:sz w:val="24"/>
          <w:szCs w:val="24"/>
          <w:lang w:val="en-ZA"/>
        </w:rPr>
        <w:fldChar w:fldCharType="begin">
          <w:fldData xml:space="preserve">PEVuZE5vdGU+PENpdGU+PEF1dGhvcj5TaW5naDwvQXV0aG9yPjxZZWFyPjIwMjA8L1llYXI+PFJl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</w:fldData>
        </w:fldChar>
      </w:r>
      <w:r w:rsidR="004D7DE7" w:rsidRPr="0059364C">
        <w:rPr>
          <w:rFonts w:ascii="Arial" w:hAnsi="Arial" w:cs="Arial"/>
          <w:sz w:val="24"/>
          <w:szCs w:val="24"/>
          <w:lang w:val="en-ZA"/>
        </w:rPr>
        <w:instrText xml:space="preserve"> ADDIN EN.CITE </w:instrText>
      </w:r>
      <w:r w:rsidR="004D7DE7" w:rsidRPr="0059364C">
        <w:rPr>
          <w:rFonts w:ascii="Arial" w:hAnsi="Arial" w:cs="Arial"/>
          <w:sz w:val="24"/>
          <w:szCs w:val="24"/>
          <w:lang w:val="en-ZA"/>
        </w:rPr>
        <w:fldChar w:fldCharType="begin">
          <w:fldData xml:space="preserve">PEVuZE5vdGU+PENpdGU+PEF1dGhvcj5TaW5naDwvQXV0aG9yPjxZZWFyPjIwMjA8L1llYXI+PFJl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</w:fldData>
        </w:fldChar>
      </w:r>
      <w:r w:rsidR="004D7DE7" w:rsidRPr="0059364C">
        <w:rPr>
          <w:rFonts w:ascii="Arial" w:hAnsi="Arial" w:cs="Arial"/>
          <w:sz w:val="24"/>
          <w:szCs w:val="24"/>
          <w:lang w:val="en-ZA"/>
        </w:rPr>
        <w:instrText xml:space="preserve"> ADDIN EN.CITE.DATA </w:instrText>
      </w:r>
      <w:r w:rsidR="004D7DE7" w:rsidRPr="0059364C">
        <w:rPr>
          <w:rFonts w:ascii="Arial" w:hAnsi="Arial" w:cs="Arial"/>
          <w:sz w:val="24"/>
          <w:szCs w:val="24"/>
          <w:lang w:val="en-ZA"/>
        </w:rPr>
      </w:r>
      <w:r w:rsidR="004D7DE7" w:rsidRPr="0059364C">
        <w:rPr>
          <w:rFonts w:ascii="Arial" w:hAnsi="Arial" w:cs="Arial"/>
          <w:sz w:val="24"/>
          <w:szCs w:val="24"/>
          <w:lang w:val="en-ZA"/>
        </w:rPr>
        <w:fldChar w:fldCharType="end"/>
      </w:r>
      <w:r w:rsidR="00264030" w:rsidRPr="0059364C">
        <w:rPr>
          <w:rFonts w:ascii="Arial" w:hAnsi="Arial" w:cs="Arial"/>
          <w:sz w:val="24"/>
          <w:szCs w:val="24"/>
          <w:lang w:val="en-ZA"/>
        </w:rPr>
      </w:r>
      <w:r w:rsidR="00264030" w:rsidRPr="0059364C">
        <w:rPr>
          <w:rFonts w:ascii="Arial" w:hAnsi="Arial" w:cs="Arial"/>
          <w:sz w:val="24"/>
          <w:szCs w:val="24"/>
          <w:lang w:val="en-ZA"/>
        </w:rPr>
        <w:fldChar w:fldCharType="separate"/>
      </w:r>
      <w:r w:rsidR="004D7DE7" w:rsidRPr="0059364C">
        <w:rPr>
          <w:rFonts w:ascii="Arial" w:hAnsi="Arial" w:cs="Arial"/>
          <w:noProof/>
          <w:sz w:val="24"/>
          <w:szCs w:val="24"/>
          <w:lang w:val="en-ZA"/>
        </w:rPr>
        <w:t>(35-37)</w:t>
      </w:r>
      <w:r w:rsidR="00264030" w:rsidRPr="0059364C">
        <w:rPr>
          <w:rFonts w:ascii="Arial" w:hAnsi="Arial" w:cs="Arial"/>
          <w:sz w:val="24"/>
          <w:szCs w:val="24"/>
          <w:lang w:val="en-ZA"/>
        </w:rPr>
        <w:fldChar w:fldCharType="end"/>
      </w:r>
      <w:r w:rsidRPr="0059364C">
        <w:rPr>
          <w:rFonts w:ascii="Arial" w:hAnsi="Arial" w:cs="Arial"/>
          <w:sz w:val="24"/>
          <w:szCs w:val="24"/>
          <w:lang w:val="en-ZA"/>
        </w:rPr>
        <w:t>. Its usefulness stems from its relative affordability, repeatability when carried out by skilled microscopists, and capacity to offer a semi-quantitative assessment of vaginal microbial balance via Gram-stain morphotype scoring</w:t>
      </w:r>
      <w:r w:rsidR="00264030"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&lt;EndNote&gt;&lt;Cite&gt;&lt;Author&gt;Lokken&lt;/Author&gt;&lt;Year&gt;2022&lt;/Year&gt;&lt;RecNum&gt;80&lt;/RecNum&gt;&lt;DisplayText&gt;(37)&lt;/DisplayText&gt;&lt;record&gt;&lt;rec-number&gt;80&lt;/rec-number&gt;&lt;foreign-keys&gt;&lt;key app="EN" db-id="ze2fwxzx1av52te2xfjvrf2gz5z5atddwttd" timestamp="1764681725"&gt;80&lt;/key&gt;&lt;/foreign-keys&gt;&lt;ref-type name="Journal Article"&gt;17&lt;/ref-type&gt;&lt;contributors&gt;&lt;authors&gt;&lt;author&gt;Lokken, Erica M&lt;/author&gt;&lt;author&gt;Jisuvei, Clayton&lt;/author&gt;&lt;author&gt;Oyaro, Brenda&lt;/author&gt;&lt;author&gt;Shafi, Juma&lt;/author&gt;&lt;author&gt;Nyaigero, Maureen&lt;/author&gt;&lt;author&gt;Kinuthia, John&lt;/author&gt;&lt;author&gt;Mandaliya, Kishor&lt;/author&gt;&lt;author&gt;Jaoko, Walter&lt;/author&gt;&lt;author&gt;McClelland, R Scott&lt;/author&gt;&lt;/authors&gt;&lt;/contributors&gt;&lt;titles&gt;&lt;title&gt;Nugent score, Amsel&amp;apos;s criteria, and a point-of-care rapid test for diagnosis of bacterial vaginosis: performance in a cohort of Kenyan women&lt;/title&gt;&lt;secondary-title&gt;Sexually transmitted diseases&lt;/secondary-title&gt;&lt;/titles&gt;&lt;periodical&gt;&lt;full-title&gt;Sexually Transmitted Diseases&lt;/full-title&gt;&lt;/periodical&gt;&lt;pages&gt;e22-e25&lt;/pages&gt;&lt;volume&gt;49&lt;/volume&gt;&lt;number&gt;1&lt;/number&gt;&lt;dates&gt;&lt;year&gt;2022&lt;/year&gt;&lt;/dates&gt;&lt;isbn&gt;0148-5717&lt;/isbn&gt;&lt;urls&gt;&lt;/urls&gt;&lt;/record&gt;&lt;/Cite&gt;&lt;/EndNote&gt;</w:instrText>
      </w:r>
      <w:r w:rsidR="00264030" w:rsidRPr="0059364C">
        <w:rPr>
          <w:rFonts w:ascii="Arial" w:hAnsi="Arial" w:cs="Arial"/>
          <w:sz w:val="24"/>
          <w:szCs w:val="24"/>
          <w:lang w:val="en-ZA"/>
        </w:rPr>
        <w:fldChar w:fldCharType="separate"/>
      </w:r>
      <w:r w:rsidR="004D7DE7" w:rsidRPr="0059364C">
        <w:rPr>
          <w:rFonts w:ascii="Arial" w:hAnsi="Arial" w:cs="Arial"/>
          <w:noProof/>
          <w:sz w:val="24"/>
          <w:szCs w:val="24"/>
          <w:lang w:val="en-ZA"/>
        </w:rPr>
        <w:t>(37)</w:t>
      </w:r>
      <w:r w:rsidR="00264030" w:rsidRPr="0059364C">
        <w:rPr>
          <w:rFonts w:ascii="Arial" w:hAnsi="Arial" w:cs="Arial"/>
          <w:sz w:val="24"/>
          <w:szCs w:val="24"/>
          <w:lang w:val="en-ZA"/>
        </w:rPr>
        <w:fldChar w:fldCharType="end"/>
      </w:r>
      <w:r w:rsidRPr="0059364C">
        <w:rPr>
          <w:rFonts w:ascii="Arial" w:hAnsi="Arial" w:cs="Arial"/>
          <w:sz w:val="24"/>
          <w:szCs w:val="24"/>
          <w:lang w:val="en-ZA"/>
        </w:rPr>
        <w:t>. However, its limits have become increasingly clear</w:t>
      </w:r>
      <w:r w:rsidR="00821CEC"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&lt;EndNote&gt;&lt;Cite&gt;&lt;Author&gt;Richter&lt;/Author&gt;&lt;Year&gt;2019&lt;/Year&gt;&lt;RecNum&gt;82&lt;/RecNum&gt;&lt;DisplayText&gt;(38)&lt;/DisplayText&gt;&lt;record&gt;&lt;rec-number&gt;82&lt;/rec-number&gt;&lt;foreign-keys&gt;&lt;key app="EN" db-id="ze2fwxzx1av52te2xfjvrf2gz5z5atddwttd" timestamp="1764681774"&gt;82&lt;/key&gt;&lt;/foreign-keys&gt;&lt;ref-type name="Journal Article"&gt;17&lt;/ref-type&gt;&lt;contributors&gt;&lt;authors&gt;&lt;author&gt;Richter, Sandra S&lt;/author&gt;&lt;author&gt;Otiso, Joshua&lt;/author&gt;&lt;author&gt;Goje, Oluwatosin J&lt;/author&gt;&lt;author&gt;Vogel, Sherilynn&lt;/author&gt;&lt;author&gt;Aebly, Jory&lt;/author&gt;&lt;author&gt;Keller, George&lt;/author&gt;&lt;author&gt;Van Heule, Hillary&lt;/author&gt;&lt;author&gt;Wehn, Danielle&lt;/author&gt;&lt;author&gt;Stephens, Amy L&lt;/author&gt;&lt;author&gt;Zanotti, Salena&lt;/author&gt;&lt;/authors&gt;&lt;/contributors&gt;&lt;titles&gt;&lt;title&gt;Prospective evaluation of molecular assays for diagnosis of vaginitis&lt;/title&gt;&lt;secondary-title&gt;Journal of Clinical Microbiology&lt;/secondary-title&gt;&lt;/titles&gt;&lt;periodical&gt;&lt;full-title&gt;Journal of Clinical Microbiology&lt;/full-title&gt;&lt;/periodical&gt;&lt;pages&gt;10.1128/jcm. 01264-19&lt;/pages&gt;&lt;volume&gt;58&lt;/volume&gt;&lt;number&gt;1&lt;/number&gt;&lt;dates&gt;&lt;year&gt;2019&lt;/year&gt;&lt;/dates&gt;&lt;isbn&gt;0095-1137&lt;/isbn&gt;&lt;urls&gt;&lt;/urls&gt;&lt;/record&gt;&lt;/Cite&gt;&lt;/EndNote&gt;</w:instrText>
      </w:r>
      <w:r w:rsidR="00821CEC" w:rsidRPr="0059364C">
        <w:rPr>
          <w:rFonts w:ascii="Arial" w:hAnsi="Arial" w:cs="Arial"/>
          <w:sz w:val="24"/>
          <w:szCs w:val="24"/>
          <w:lang w:val="en-ZA"/>
        </w:rPr>
        <w:fldChar w:fldCharType="separate"/>
      </w:r>
      <w:r w:rsidR="004D7DE7" w:rsidRPr="0059364C">
        <w:rPr>
          <w:rFonts w:ascii="Arial" w:hAnsi="Arial" w:cs="Arial"/>
          <w:noProof/>
          <w:sz w:val="24"/>
          <w:szCs w:val="24"/>
          <w:lang w:val="en-ZA"/>
        </w:rPr>
        <w:t>(38)</w:t>
      </w:r>
      <w:r w:rsidR="00821CEC" w:rsidRPr="0059364C">
        <w:rPr>
          <w:rFonts w:ascii="Arial" w:hAnsi="Arial" w:cs="Arial"/>
          <w:sz w:val="24"/>
          <w:szCs w:val="24"/>
          <w:lang w:val="en-ZA"/>
        </w:rPr>
        <w:fldChar w:fldCharType="end"/>
      </w:r>
      <w:r w:rsidRPr="0059364C">
        <w:rPr>
          <w:rFonts w:ascii="Arial" w:hAnsi="Arial" w:cs="Arial"/>
          <w:sz w:val="24"/>
          <w:szCs w:val="24"/>
          <w:lang w:val="en-ZA"/>
        </w:rPr>
        <w:t>. Nugent scoring cannot separate the heterogeneity of BV-associated anaerobes, nor does it detect polymicrobial biofilms or Gardnerella clade-level distinctions that influence clinical outcomes</w:t>
      </w:r>
      <w:r w:rsidR="00C763F3"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&lt;EndNote&gt;&lt;Cite&gt;&lt;Author&gt;Savicheva&lt;/Author&gt;&lt;Year&gt;2023&lt;/Year&gt;&lt;RecNum&gt;84&lt;/RecNum&gt;&lt;DisplayText&gt;(39)&lt;/DisplayText&gt;&lt;record&gt;&lt;rec-number&gt;84&lt;/rec-number&gt;&lt;foreign-keys&gt;&lt;key app="EN" db-id="ze2fwxzx1av52te2xfjvrf2gz5z5atddwttd" timestamp="1764682594"&gt;84&lt;/key&gt;&lt;/foreign-keys&gt;&lt;ref-type name="Journal Article"&gt;17&lt;/ref-type&gt;&lt;contributors&gt;&lt;authors&gt;&lt;author&gt;Savicheva, Alevtina M&lt;/author&gt;&lt;/authors&gt;&lt;/contributors&gt;&lt;titles&gt;&lt;title&gt;Molecular testing for the diagnosis of bacterial vaginosis&lt;/title&gt;&lt;secondary-title&gt;International Journal of Molecular Sciences&lt;/secondary-title&gt;&lt;/titles&gt;&lt;periodical&gt;&lt;full-title&gt;International Journal of Molecular Sciences&lt;/full-title&gt;&lt;/periodical&gt;&lt;pages&gt;449&lt;/pages&gt;&lt;volume&gt;25&lt;/volume&gt;&lt;number&gt;1&lt;/number&gt;&lt;dates&gt;&lt;year&gt;2023&lt;/year&gt;&lt;/dates&gt;&lt;isbn&gt;1422-0067&lt;/isbn&gt;&lt;urls&gt;&lt;/urls&gt;&lt;/record&gt;&lt;/Cite&gt;&lt;/EndNote&gt;</w:instrText>
      </w:r>
      <w:r w:rsidR="00C763F3" w:rsidRPr="0059364C">
        <w:rPr>
          <w:rFonts w:ascii="Arial" w:hAnsi="Arial" w:cs="Arial"/>
          <w:sz w:val="24"/>
          <w:szCs w:val="24"/>
          <w:lang w:val="en-ZA"/>
        </w:rPr>
        <w:fldChar w:fldCharType="separate"/>
      </w:r>
      <w:r w:rsidR="004D7DE7" w:rsidRPr="0059364C">
        <w:rPr>
          <w:rFonts w:ascii="Arial" w:hAnsi="Arial" w:cs="Arial"/>
          <w:noProof/>
          <w:sz w:val="24"/>
          <w:szCs w:val="24"/>
          <w:lang w:val="en-ZA"/>
        </w:rPr>
        <w:t>(39)</w:t>
      </w:r>
      <w:r w:rsidR="00C763F3" w:rsidRPr="0059364C">
        <w:rPr>
          <w:rFonts w:ascii="Arial" w:hAnsi="Arial" w:cs="Arial"/>
          <w:sz w:val="24"/>
          <w:szCs w:val="24"/>
          <w:lang w:val="en-ZA"/>
        </w:rPr>
        <w:fldChar w:fldCharType="end"/>
      </w:r>
      <w:r w:rsidR="007802A8" w:rsidRPr="0059364C">
        <w:rPr>
          <w:rFonts w:ascii="Arial" w:hAnsi="Arial" w:cs="Arial"/>
          <w:sz w:val="24"/>
          <w:szCs w:val="24"/>
          <w:lang w:val="en-ZA"/>
        </w:rPr>
        <w:t>. Additionally, the “intermediate” BV category (scores 4–6) comprises a physiologically heterogeneous set of microbial states with varied risk of advancement, decreasing its clinical predictive usefulness</w:t>
      </w:r>
      <w:r w:rsidR="0017080D" w:rsidRPr="0059364C">
        <w:rPr>
          <w:rFonts w:ascii="Arial" w:hAnsi="Arial" w:cs="Arial"/>
          <w:sz w:val="24"/>
          <w:szCs w:val="24"/>
          <w:lang w:val="en-ZA"/>
        </w:rPr>
        <w:t xml:space="preserve"> as Nugent </w:t>
      </w:r>
      <w:r w:rsidR="00532DA8" w:rsidRPr="0059364C">
        <w:rPr>
          <w:rFonts w:ascii="Arial" w:hAnsi="Arial" w:cs="Arial"/>
          <w:sz w:val="24"/>
          <w:szCs w:val="24"/>
          <w:lang w:val="en-ZA"/>
        </w:rPr>
        <w:t>scoring only considers three bacterial mor</w:t>
      </w:r>
      <w:r w:rsidR="00471603" w:rsidRPr="0059364C">
        <w:rPr>
          <w:rFonts w:ascii="Arial" w:hAnsi="Arial" w:cs="Arial"/>
          <w:sz w:val="24"/>
          <w:szCs w:val="24"/>
          <w:lang w:val="en-ZA"/>
        </w:rPr>
        <w:t>ph</w:t>
      </w:r>
      <w:r w:rsidR="00532DA8" w:rsidRPr="0059364C">
        <w:rPr>
          <w:rFonts w:ascii="Arial" w:hAnsi="Arial" w:cs="Arial"/>
          <w:sz w:val="24"/>
          <w:szCs w:val="24"/>
          <w:lang w:val="en-ZA"/>
        </w:rPr>
        <w:t>otypes</w:t>
      </w:r>
      <w:r w:rsidR="00823039"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&lt;EndNote&gt;&lt;Cite&gt;&lt;Author&gt;Atanasievska&lt;/Author&gt;&lt;Year&gt;2023&lt;/Year&gt;&lt;RecNum&gt;85&lt;/RecNum&gt;&lt;DisplayText&gt;(40)&lt;/DisplayText&gt;&lt;record&gt;&lt;rec-number&gt;85&lt;/rec-number&gt;&lt;foreign-keys&gt;&lt;key app="EN" db-id="ze2fwxzx1av52te2xfjvrf2gz5z5atddwttd" timestamp="1764683406"&gt;85&lt;/key&gt;&lt;/foreign-keys&gt;&lt;ref-type name="Journal Article"&gt;17&lt;/ref-type&gt;&lt;contributors&gt;&lt;authors&gt;&lt;author&gt;Atanasievska, Sonja&lt;/author&gt;&lt;author&gt;Nenadić, Dane&lt;/author&gt;&lt;author&gt;Stanković, Slaviša&lt;/author&gt;&lt;author&gt;Protić, Đokić Vesna&lt;/author&gt;&lt;author&gt;Ristanović, Elizabeta&lt;/author&gt;&lt;/authors&gt;&lt;/contributors&gt;&lt;titles&gt;&lt;title&gt;Bacterial vaginosis: Diagnostic dilemma and implications&lt;/title&gt;&lt;secondary-title&gt;Vojnosanitetski pregled&lt;/secondary-title&gt;&lt;/titles&gt;&lt;periodical&gt;&lt;full-title&gt;Vojnosanitetski pregled&lt;/full-title&gt;&lt;/periodical&gt;&lt;pages&gt;9-15&lt;/pages&gt;&lt;volume&gt;80&lt;/volume&gt;&lt;number&gt;1&lt;/number&gt;&lt;dates&gt;&lt;year&gt;2023&lt;/year&gt;&lt;/dates&gt;&lt;isbn&gt;0042-8450&lt;/isbn&gt;&lt;urls&gt;&lt;/urls&gt;&lt;/record&gt;&lt;/Cite&gt;&lt;/EndNote&gt;</w:instrText>
      </w:r>
      <w:r w:rsidR="00823039" w:rsidRPr="0059364C">
        <w:rPr>
          <w:rFonts w:ascii="Arial" w:hAnsi="Arial" w:cs="Arial"/>
          <w:sz w:val="24"/>
          <w:szCs w:val="24"/>
          <w:lang w:val="en-ZA"/>
        </w:rPr>
        <w:fldChar w:fldCharType="separate"/>
      </w:r>
      <w:r w:rsidR="004D7DE7" w:rsidRPr="0059364C">
        <w:rPr>
          <w:rFonts w:ascii="Arial" w:hAnsi="Arial" w:cs="Arial"/>
          <w:noProof/>
          <w:sz w:val="24"/>
          <w:szCs w:val="24"/>
          <w:lang w:val="en-ZA"/>
        </w:rPr>
        <w:t>(40)</w:t>
      </w:r>
      <w:r w:rsidR="00823039" w:rsidRPr="0059364C">
        <w:rPr>
          <w:rFonts w:ascii="Arial" w:hAnsi="Arial" w:cs="Arial"/>
          <w:sz w:val="24"/>
          <w:szCs w:val="24"/>
          <w:lang w:val="en-ZA"/>
        </w:rPr>
        <w:fldChar w:fldCharType="end"/>
      </w:r>
      <w:r w:rsidR="007802A8" w:rsidRPr="0059364C">
        <w:rPr>
          <w:rFonts w:ascii="Arial" w:hAnsi="Arial" w:cs="Arial"/>
          <w:sz w:val="24"/>
          <w:szCs w:val="24"/>
          <w:lang w:val="en-ZA"/>
        </w:rPr>
        <w:t>. Since Lactobacillus crispatus-dominated microbiota is less common in many African cohorts than in populations in Europe or North America, Nugent scoring's diagnostic specificity and interpretability may vary depending on the environment</w:t>
      </w:r>
      <w:r w:rsidR="00EB13EE" w:rsidRPr="0059364C">
        <w:rPr>
          <w:rFonts w:ascii="Arial" w:hAnsi="Arial" w:cs="Arial"/>
          <w:sz w:val="24"/>
          <w:szCs w:val="24"/>
          <w:lang w:val="en-ZA"/>
        </w:rPr>
        <w:fldChar w:fldCharType="begin">
          <w:fldData xml:space="preserve">PEVuZE5vdGU+PENpdGU+PEF1dGhvcj5Sb2FjaGZvcmQ8L0F1dGhvcj48WWVhcj4yMDIyPC9ZZWFy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</w:fldData>
        </w:fldChar>
      </w:r>
      <w:r w:rsidR="004D7DE7" w:rsidRPr="0059364C">
        <w:rPr>
          <w:rFonts w:ascii="Arial" w:hAnsi="Arial" w:cs="Arial"/>
          <w:sz w:val="24"/>
          <w:szCs w:val="24"/>
          <w:lang w:val="en-ZA"/>
        </w:rPr>
        <w:instrText xml:space="preserve"> ADDIN EN.CITE </w:instrText>
      </w:r>
      <w:r w:rsidR="004D7DE7" w:rsidRPr="0059364C">
        <w:rPr>
          <w:rFonts w:ascii="Arial" w:hAnsi="Arial" w:cs="Arial"/>
          <w:sz w:val="24"/>
          <w:szCs w:val="24"/>
          <w:lang w:val="en-ZA"/>
        </w:rPr>
        <w:fldChar w:fldCharType="begin">
          <w:fldData xml:space="preserve">PEVuZE5vdGU+PENpdGU+PEF1dGhvcj5Sb2FjaGZvcmQ8L0F1dGhvcj48WWVhcj4yMDIyPC9ZZWFy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</w:fldData>
        </w:fldChar>
      </w:r>
      <w:r w:rsidR="004D7DE7" w:rsidRPr="0059364C">
        <w:rPr>
          <w:rFonts w:ascii="Arial" w:hAnsi="Arial" w:cs="Arial"/>
          <w:sz w:val="24"/>
          <w:szCs w:val="24"/>
          <w:lang w:val="en-ZA"/>
        </w:rPr>
        <w:instrText xml:space="preserve"> ADDIN EN.CITE.DATA </w:instrText>
      </w:r>
      <w:r w:rsidR="004D7DE7" w:rsidRPr="0059364C">
        <w:rPr>
          <w:rFonts w:ascii="Arial" w:hAnsi="Arial" w:cs="Arial"/>
          <w:sz w:val="24"/>
          <w:szCs w:val="24"/>
          <w:lang w:val="en-ZA"/>
        </w:rPr>
      </w:r>
      <w:r w:rsidR="004D7DE7" w:rsidRPr="0059364C">
        <w:rPr>
          <w:rFonts w:ascii="Arial" w:hAnsi="Arial" w:cs="Arial"/>
          <w:sz w:val="24"/>
          <w:szCs w:val="24"/>
          <w:lang w:val="en-ZA"/>
        </w:rPr>
        <w:fldChar w:fldCharType="end"/>
      </w:r>
      <w:r w:rsidR="00EB13EE" w:rsidRPr="0059364C">
        <w:rPr>
          <w:rFonts w:ascii="Arial" w:hAnsi="Arial" w:cs="Arial"/>
          <w:sz w:val="24"/>
          <w:szCs w:val="24"/>
          <w:lang w:val="en-ZA"/>
        </w:rPr>
      </w:r>
      <w:r w:rsidR="00EB13EE" w:rsidRPr="0059364C">
        <w:rPr>
          <w:rFonts w:ascii="Arial" w:hAnsi="Arial" w:cs="Arial"/>
          <w:sz w:val="24"/>
          <w:szCs w:val="24"/>
          <w:lang w:val="en-ZA"/>
        </w:rPr>
        <w:fldChar w:fldCharType="separate"/>
      </w:r>
      <w:r w:rsidR="004D7DE7" w:rsidRPr="0059364C">
        <w:rPr>
          <w:rFonts w:ascii="Arial" w:hAnsi="Arial" w:cs="Arial"/>
          <w:noProof/>
          <w:sz w:val="24"/>
          <w:szCs w:val="24"/>
          <w:lang w:val="en-ZA"/>
        </w:rPr>
        <w:t>(41, 42)</w:t>
      </w:r>
      <w:r w:rsidR="00EB13EE" w:rsidRPr="0059364C">
        <w:rPr>
          <w:rFonts w:ascii="Arial" w:hAnsi="Arial" w:cs="Arial"/>
          <w:sz w:val="24"/>
          <w:szCs w:val="24"/>
          <w:lang w:val="en-ZA"/>
        </w:rPr>
        <w:fldChar w:fldCharType="end"/>
      </w:r>
      <w:r w:rsidR="007802A8" w:rsidRPr="0059364C">
        <w:rPr>
          <w:rFonts w:ascii="Arial" w:hAnsi="Arial" w:cs="Arial"/>
          <w:sz w:val="24"/>
          <w:szCs w:val="24"/>
          <w:lang w:val="en-ZA"/>
        </w:rPr>
        <w:t>. As a result, integration of molecular diagnostics</w:t>
      </w:r>
      <w:r w:rsidR="00EB13EE" w:rsidRPr="0059364C">
        <w:rPr>
          <w:rFonts w:ascii="Arial" w:hAnsi="Arial" w:cs="Arial"/>
          <w:sz w:val="24"/>
          <w:szCs w:val="24"/>
          <w:lang w:val="en-ZA"/>
        </w:rPr>
        <w:t xml:space="preserve">, </w:t>
      </w:r>
      <w:r w:rsidR="007802A8" w:rsidRPr="0059364C">
        <w:rPr>
          <w:rFonts w:ascii="Arial" w:hAnsi="Arial" w:cs="Arial"/>
          <w:sz w:val="24"/>
          <w:szCs w:val="24"/>
          <w:lang w:val="en-ZA"/>
        </w:rPr>
        <w:t>including qPCR-based BV panels and 16S rRNA sequencing</w:t>
      </w:r>
      <w:r w:rsidR="00EB13EE" w:rsidRPr="0059364C">
        <w:rPr>
          <w:rFonts w:ascii="Arial" w:hAnsi="Arial" w:cs="Arial"/>
          <w:sz w:val="24"/>
          <w:szCs w:val="24"/>
          <w:lang w:val="en-ZA"/>
        </w:rPr>
        <w:t xml:space="preserve">, </w:t>
      </w:r>
      <w:r w:rsidR="007802A8" w:rsidRPr="0059364C">
        <w:rPr>
          <w:rFonts w:ascii="Arial" w:hAnsi="Arial" w:cs="Arial"/>
          <w:sz w:val="24"/>
          <w:szCs w:val="24"/>
          <w:lang w:val="en-ZA"/>
        </w:rPr>
        <w:t>has been advised in research settings to improve taxonomic precision and to better characterize treatment response dynamics</w:t>
      </w:r>
      <w:r w:rsidR="000C1975"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&lt;EndNote&gt;&lt;Cite&gt;&lt;Author&gt;Armstrong&lt;/Author&gt;&lt;Year&gt;2025&lt;/Year&gt;&lt;RecNum&gt;88&lt;/RecNum&gt;&lt;DisplayText&gt;(43, 44)&lt;/DisplayText&gt;&lt;record&gt;&lt;rec-number&gt;88&lt;/rec-number&gt;&lt;foreign-keys&gt;&lt;key app="EN" db-id="ze2fwxzx1av52te2xfjvrf2gz5z5atddwttd" timestamp="1764684137"&gt;88&lt;/key&gt;&lt;/foreign-keys&gt;&lt;ref-type name="Journal Article"&gt;17&lt;/ref-type&gt;&lt;contributors&gt;&lt;authors&gt;&lt;author&gt;Armstrong, Eric&lt;/author&gt;&lt;author&gt;Liu, Rachel&lt;/author&gt;&lt;author&gt;Pollock, James&lt;/author&gt;&lt;author&gt;Huibner, Sanja&lt;/author&gt;&lt;author&gt;Udayakumar, Suji&lt;/author&gt;&lt;author&gt;Irungu, Erastus&lt;/author&gt;&lt;author&gt;Ngurukiri, Pauline&lt;/author&gt;&lt;author&gt;Muthoga, Peter&lt;/author&gt;&lt;author&gt;Adhiambo, Wendy&lt;/author&gt;&lt;author&gt;Yegorov, Sergey&lt;/author&gt;&lt;/authors&gt;&lt;/contributors&gt;&lt;titles&gt;&lt;title&gt;Quantitative profiling of the vaginal microbiota improves resolution of the microbiota-immune axis&lt;/title&gt;&lt;secondary-title&gt;Microbiome&lt;/secondary-title&gt;&lt;/titles&gt;&lt;periodical&gt;&lt;full-title&gt;Microbiome&lt;/full-title&gt;&lt;/periodical&gt;&lt;pages&gt;39&lt;/pages&gt;&lt;volume&gt;13&lt;/volume&gt;&lt;number&gt;1&lt;/number&gt;&lt;dates&gt;&lt;year&gt;2025&lt;/year&gt;&lt;/dates&gt;&lt;isbn&gt;2049-2618&lt;/isbn&gt;&lt;urls&gt;&lt;/urls&gt;&lt;/record&gt;&lt;/Cite&gt;&lt;Cite&gt;&lt;Author&gt;Mollin&lt;/Author&gt;&lt;Year&gt;2022&lt;/Year&gt;&lt;RecNum&gt;89&lt;/RecNum&gt;&lt;record&gt;&lt;rec-number&gt;89&lt;/rec-number&gt;&lt;foreign-keys&gt;&lt;key app="EN" db-id="ze2fwxzx1av52te2xfjvrf2gz5z5atddwttd" timestamp="1764684338"&gt;89&lt;/key&gt;&lt;/foreign-keys&gt;&lt;ref-type name="Journal Article"&gt;17&lt;/ref-type&gt;&lt;contributors&gt;&lt;authors&gt;&lt;author&gt;Mollin, Ashomathi&lt;/author&gt;&lt;author&gt;Katta, Mounika&lt;/author&gt;&lt;author&gt;Sobel, Jack D&lt;/author&gt;&lt;author&gt;Akins, Robert A&lt;/author&gt;&lt;/authors&gt;&lt;/contributors&gt;&lt;titles&gt;&lt;title&gt;Association of key species of vaginal bacteria of recurrent bacterial vaginosis patients before and after oral metronidazole therapy with short-and long-term clinical outcomes&lt;/title&gt;&lt;secondary-title&gt;PLoS One&lt;/secondary-title&gt;&lt;/titles&gt;&lt;periodical&gt;&lt;full-title&gt;PLoS One&lt;/full-title&gt;&lt;/periodical&gt;&lt;pages&gt;e0272012&lt;/pages&gt;&lt;volume&gt;17&lt;/volume&gt;&lt;number&gt;7&lt;/number&gt;&lt;dates&gt;&lt;year&gt;2022&lt;/year&gt;&lt;/dates&gt;&lt;isbn&gt;1932-6203&lt;/isbn&gt;&lt;urls&gt;&lt;/urls&gt;&lt;/record&gt;&lt;/Cite&gt;&lt;/EndNote&gt;</w:instrText>
      </w:r>
      <w:r w:rsidR="000C1975" w:rsidRPr="0059364C">
        <w:rPr>
          <w:rFonts w:ascii="Arial" w:hAnsi="Arial" w:cs="Arial"/>
          <w:sz w:val="24"/>
          <w:szCs w:val="24"/>
          <w:lang w:val="en-ZA"/>
        </w:rPr>
        <w:fldChar w:fldCharType="separate"/>
      </w:r>
      <w:r w:rsidR="004D7DE7" w:rsidRPr="0059364C">
        <w:rPr>
          <w:rFonts w:ascii="Arial" w:hAnsi="Arial" w:cs="Arial"/>
          <w:noProof/>
          <w:sz w:val="24"/>
          <w:szCs w:val="24"/>
          <w:lang w:val="en-ZA"/>
        </w:rPr>
        <w:t>(43, 44)</w:t>
      </w:r>
      <w:r w:rsidR="000C1975" w:rsidRPr="0059364C">
        <w:rPr>
          <w:rFonts w:ascii="Arial" w:hAnsi="Arial" w:cs="Arial"/>
          <w:sz w:val="24"/>
          <w:szCs w:val="24"/>
          <w:lang w:val="en-ZA"/>
        </w:rPr>
        <w:fldChar w:fldCharType="end"/>
      </w:r>
      <w:r w:rsidR="000C1975" w:rsidRPr="0059364C">
        <w:rPr>
          <w:rFonts w:ascii="Arial" w:hAnsi="Arial" w:cs="Arial"/>
          <w:sz w:val="24"/>
          <w:szCs w:val="24"/>
          <w:lang w:val="en-ZA"/>
        </w:rPr>
        <w:t>.</w:t>
      </w:r>
      <w:r w:rsidR="007802A8" w:rsidRPr="0059364C">
        <w:rPr>
          <w:rFonts w:ascii="Arial" w:hAnsi="Arial" w:cs="Arial"/>
          <w:sz w:val="24"/>
          <w:szCs w:val="24"/>
          <w:lang w:val="en-ZA"/>
        </w:rPr>
        <w:t xml:space="preserve"> </w:t>
      </w:r>
    </w:p>
    <w:p w14:paraId="62C38B64" w14:textId="4657DF93" w:rsidR="00A95D66" w:rsidRPr="0059364C" w:rsidRDefault="00A95D66" w:rsidP="0059364C">
      <w:pPr>
        <w:rPr>
          <w:rFonts w:ascii="Arial" w:hAnsi="Arial" w:cs="Arial"/>
          <w:sz w:val="24"/>
          <w:szCs w:val="24"/>
          <w:lang w:val="en-ZA"/>
        </w:rPr>
      </w:pPr>
      <w:r w:rsidRPr="0059364C">
        <w:rPr>
          <w:rFonts w:ascii="Arial" w:hAnsi="Arial" w:cs="Arial"/>
          <w:sz w:val="24"/>
          <w:szCs w:val="24"/>
          <w:lang w:val="en-ZA"/>
        </w:rPr>
        <w:t>Further understanding of the microbial dynamics behind BV persistence and recurrence has been made possible by 16S rRNA sequencing</w:t>
      </w:r>
      <w:r w:rsidR="004116CD"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&lt;EndNote&gt;&lt;Cite&gt;&lt;Author&gt;Reiter&lt;/Author&gt;&lt;Year&gt;2019&lt;/Year&gt;&lt;RecNum&gt;92&lt;/RecNum&gt;&lt;DisplayText&gt;(45)&lt;/DisplayText&gt;&lt;record&gt;&lt;rec-number&gt;92&lt;/rec-number&gt;&lt;foreign-keys&gt;&lt;key app="EN" db-id="ze2fwxzx1av52te2xfjvrf2gz5z5atddwttd" timestamp="1764685510"&gt;92&lt;/key&gt;&lt;/foreign-keys&gt;&lt;ref-type name="Journal Article"&gt;17&lt;/ref-type&gt;&lt;contributors&gt;&lt;authors&gt;&lt;author&gt;Reiter, Suzanne&lt;/author&gt;&lt;author&gt;Kellogg Spadt, Susan&lt;/author&gt;&lt;/authors&gt;&lt;/contributors&gt;&lt;titles&gt;&lt;title&gt;Bacterial vaginosis: a primer for clinicians&lt;/title&gt;&lt;secondary-title&gt;Postgraduate medicine&lt;/secondary-title&gt;&lt;/titles&gt;&lt;periodical&gt;&lt;full-title&gt;Postgraduate medicine&lt;/full-title&gt;&lt;/periodical&gt;&lt;pages&gt;8-18&lt;/pages&gt;&lt;volume&gt;131&lt;/volume&gt;&lt;number&gt;1&lt;/number&gt;&lt;dates&gt;&lt;year&gt;2019&lt;/year&gt;&lt;/dates&gt;&lt;isbn&gt;0032-5481&lt;/isbn&gt;&lt;urls&gt;&lt;/urls&gt;&lt;/record&gt;&lt;/Cite&gt;&lt;/EndNote&gt;</w:instrText>
      </w:r>
      <w:r w:rsidR="004116CD" w:rsidRPr="0059364C">
        <w:rPr>
          <w:rFonts w:ascii="Arial" w:hAnsi="Arial" w:cs="Arial"/>
          <w:sz w:val="24"/>
          <w:szCs w:val="24"/>
          <w:lang w:val="en-ZA"/>
        </w:rPr>
        <w:fldChar w:fldCharType="separate"/>
      </w:r>
      <w:r w:rsidR="004D7DE7" w:rsidRPr="0059364C">
        <w:rPr>
          <w:rFonts w:ascii="Arial" w:hAnsi="Arial" w:cs="Arial"/>
          <w:noProof/>
          <w:sz w:val="24"/>
          <w:szCs w:val="24"/>
          <w:lang w:val="en-ZA"/>
        </w:rPr>
        <w:t>(45)</w:t>
      </w:r>
      <w:r w:rsidR="004116CD" w:rsidRPr="0059364C">
        <w:rPr>
          <w:rFonts w:ascii="Arial" w:hAnsi="Arial" w:cs="Arial"/>
          <w:sz w:val="24"/>
          <w:szCs w:val="24"/>
          <w:lang w:val="en-ZA"/>
        </w:rPr>
        <w:fldChar w:fldCharType="end"/>
      </w:r>
      <w:r w:rsidRPr="0059364C">
        <w:rPr>
          <w:rFonts w:ascii="Arial" w:hAnsi="Arial" w:cs="Arial"/>
          <w:sz w:val="24"/>
          <w:szCs w:val="24"/>
          <w:lang w:val="en-ZA"/>
        </w:rPr>
        <w:t>. Sequencing studies reveal that while antibiotic therapy transiently reduces the relative frequency of BV-associated anaerobes, sustained restoration of a stable Lactobacillus-dominated microbiome</w:t>
      </w:r>
      <w:r w:rsidR="004B56BB" w:rsidRPr="0059364C">
        <w:rPr>
          <w:rFonts w:ascii="Arial" w:hAnsi="Arial" w:cs="Arial"/>
          <w:sz w:val="24"/>
          <w:szCs w:val="24"/>
          <w:lang w:val="en-ZA"/>
        </w:rPr>
        <w:t xml:space="preserve">, </w:t>
      </w:r>
      <w:r w:rsidRPr="0059364C">
        <w:rPr>
          <w:rFonts w:ascii="Arial" w:hAnsi="Arial" w:cs="Arial"/>
          <w:sz w:val="24"/>
          <w:szCs w:val="24"/>
          <w:lang w:val="en-ZA"/>
        </w:rPr>
        <w:t>particularly L. crispatus</w:t>
      </w:r>
      <w:r w:rsidR="004B56BB" w:rsidRPr="0059364C">
        <w:rPr>
          <w:rFonts w:ascii="Arial" w:hAnsi="Arial" w:cs="Arial"/>
          <w:sz w:val="24"/>
          <w:szCs w:val="24"/>
          <w:lang w:val="en-ZA"/>
        </w:rPr>
        <w:t xml:space="preserve">, </w:t>
      </w:r>
      <w:r w:rsidRPr="0059364C">
        <w:rPr>
          <w:rFonts w:ascii="Arial" w:hAnsi="Arial" w:cs="Arial"/>
          <w:sz w:val="24"/>
          <w:szCs w:val="24"/>
          <w:lang w:val="en-ZA"/>
        </w:rPr>
        <w:t>is unusual</w:t>
      </w:r>
      <w:r w:rsidR="003E3C1D"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&lt;EndNote&gt;&lt;Cite&gt;&lt;Author&gt;Srinivasan&lt;/Author&gt;&lt;Year&gt;2012&lt;/Year&gt;&lt;RecNum&gt;96&lt;/RecNum&gt;&lt;DisplayText&gt;(46, 47)&lt;/DisplayText&gt;&lt;record&gt;&lt;rec-number&gt;96&lt;/rec-number&gt;&lt;foreign-keys&gt;&lt;key app="EN" db-id="ze2fwxzx1av52te2xfjvrf2gz5z5atddwttd" timestamp="1764686025"&gt;96&lt;/key&gt;&lt;/foreign-keys&gt;&lt;ref-type name="Journal Article"&gt;17&lt;/ref-type&gt;&lt;contributors&gt;&lt;authors&gt;&lt;author&gt;Srinivasan, Sujatha&lt;/author&gt;&lt;author&gt;Hoffman, Noah G&lt;/author&gt;&lt;author&gt;Morgan, Martin T&lt;/author&gt;&lt;author&gt;Matsen, Frederick A&lt;/author&gt;&lt;author&gt;Fiedler, Tina L&lt;/author&gt;&lt;author&gt;Hall, Robert W&lt;/author&gt;&lt;author&gt;Ross, Frederick J&lt;/author&gt;&lt;author&gt;McCoy, Connor O&lt;/author&gt;&lt;author&gt;Bumgarner, Roger&lt;/author&gt;&lt;author&gt;Marrazzo, Jeanne M&lt;/author&gt;&lt;/authors&gt;&lt;/contributors&gt;&lt;titles&gt;&lt;title&gt;Bacterial communities in women with bacterial vaginosis: high resolution phylogenetic analyses reveal relationships of microbiota to clinical criteria&lt;/title&gt;&lt;secondary-title&gt;PloS one&lt;/secondary-title&gt;&lt;/titles&gt;&lt;periodical&gt;&lt;full-title&gt;PLoS One&lt;/full-title&gt;&lt;/periodical&gt;&lt;pages&gt;e37818&lt;/pages&gt;&lt;volume&gt;7&lt;/volume&gt;&lt;number&gt;6&lt;/number&gt;&lt;dates&gt;&lt;year&gt;2012&lt;/year&gt;&lt;/dates&gt;&lt;isbn&gt;1932-6203&lt;/isbn&gt;&lt;urls&gt;&lt;/urls&gt;&lt;/record&gt;&lt;/Cite&gt;&lt;Cite&gt;&lt;Author&gt;Coleman&lt;/Author&gt;&lt;Year&gt;2018&lt;/Year&gt;&lt;RecNum&gt;95&lt;/RecNum&gt;&lt;record&gt;&lt;rec-number&gt;95&lt;/rec-number&gt;&lt;foreign-keys&gt;&lt;key app="EN" db-id="ze2fwxzx1av52te2xfjvrf2gz5z5atddwttd" timestamp="1764685929"&gt;95&lt;/key&gt;&lt;/foreign-keys&gt;&lt;ref-type name="Journal Article"&gt;17&lt;/ref-type&gt;&lt;contributors&gt;&lt;authors&gt;&lt;author&gt;Coleman, Jenell S&lt;/author&gt;&lt;author&gt;Gaydos, Charlotte A&lt;/author&gt;&lt;/authors&gt;&lt;/contributors&gt;&lt;titles&gt;&lt;title&gt;Molecular diagnosis of bacterial vaginosis: an update&lt;/title&gt;&lt;secondary-title&gt;Journal of clinical microbiology&lt;/secondary-title&gt;&lt;/titles&gt;&lt;periodical&gt;&lt;full-title&gt;Journal of Clinical Microbiology&lt;/full-title&gt;&lt;/periodical&gt;&lt;pages&gt;10.1128/jcm. 00342-18&lt;/pages&gt;&lt;volume&gt;56&lt;/volume&gt;&lt;number&gt;9&lt;/number&gt;&lt;dates&gt;&lt;year&gt;2018&lt;/year&gt;&lt;/dates&gt;&lt;isbn&gt;0095-1137&lt;/isbn&gt;&lt;urls&gt;&lt;/urls&gt;&lt;/record&gt;&lt;/Cite&gt;&lt;/EndNote&gt;</w:instrText>
      </w:r>
      <w:r w:rsidR="003E3C1D" w:rsidRPr="0059364C">
        <w:rPr>
          <w:rFonts w:ascii="Arial" w:hAnsi="Arial" w:cs="Arial"/>
          <w:sz w:val="24"/>
          <w:szCs w:val="24"/>
          <w:lang w:val="en-ZA"/>
        </w:rPr>
        <w:fldChar w:fldCharType="separate"/>
      </w:r>
      <w:r w:rsidR="004D7DE7" w:rsidRPr="0059364C">
        <w:rPr>
          <w:rFonts w:ascii="Arial" w:hAnsi="Arial" w:cs="Arial"/>
          <w:noProof/>
          <w:sz w:val="24"/>
          <w:szCs w:val="24"/>
          <w:lang w:val="en-ZA"/>
        </w:rPr>
        <w:t>(46, 47)</w:t>
      </w:r>
      <w:r w:rsidR="003E3C1D" w:rsidRPr="0059364C">
        <w:rPr>
          <w:rFonts w:ascii="Arial" w:hAnsi="Arial" w:cs="Arial"/>
          <w:sz w:val="24"/>
          <w:szCs w:val="24"/>
          <w:lang w:val="en-ZA"/>
        </w:rPr>
        <w:fldChar w:fldCharType="end"/>
      </w:r>
      <w:r w:rsidRPr="0059364C">
        <w:rPr>
          <w:rFonts w:ascii="Arial" w:hAnsi="Arial" w:cs="Arial"/>
          <w:sz w:val="24"/>
          <w:szCs w:val="24"/>
          <w:lang w:val="en-ZA"/>
        </w:rPr>
        <w:t xml:space="preserve">. Rather, after treatment, </w:t>
      </w:r>
      <w:r w:rsidR="009948E9" w:rsidRPr="0059364C">
        <w:rPr>
          <w:rFonts w:ascii="Arial" w:hAnsi="Arial" w:cs="Arial"/>
          <w:sz w:val="24"/>
          <w:szCs w:val="24"/>
          <w:lang w:val="en-ZA"/>
        </w:rPr>
        <w:t xml:space="preserve">most women </w:t>
      </w:r>
      <w:r w:rsidRPr="0059364C">
        <w:rPr>
          <w:rFonts w:ascii="Arial" w:hAnsi="Arial" w:cs="Arial"/>
          <w:sz w:val="24"/>
          <w:szCs w:val="24"/>
          <w:lang w:val="en-ZA"/>
        </w:rPr>
        <w:t>move into L. iners</w:t>
      </w:r>
      <w:r w:rsidR="009948E9" w:rsidRPr="0059364C">
        <w:rPr>
          <w:rFonts w:ascii="Arial" w:hAnsi="Arial" w:cs="Arial"/>
          <w:sz w:val="24"/>
          <w:szCs w:val="24"/>
          <w:lang w:val="en-ZA"/>
        </w:rPr>
        <w:t xml:space="preserve"> </w:t>
      </w:r>
      <w:r w:rsidRPr="0059364C">
        <w:rPr>
          <w:rFonts w:ascii="Arial" w:hAnsi="Arial" w:cs="Arial"/>
          <w:sz w:val="24"/>
          <w:szCs w:val="24"/>
          <w:lang w:val="en-ZA"/>
        </w:rPr>
        <w:t>dominant populations, which is linked to microbiome instability and a higher risk of relapse</w:t>
      </w:r>
      <w:r w:rsidR="00886EBB" w:rsidRPr="0059364C">
        <w:rPr>
          <w:rFonts w:ascii="Arial" w:hAnsi="Arial" w:cs="Arial"/>
          <w:sz w:val="24"/>
          <w:szCs w:val="24"/>
          <w:lang w:val="en-ZA"/>
        </w:rPr>
        <w:fldChar w:fldCharType="begin"/>
      </w:r>
      <w:r w:rsidR="004D7DE7" w:rsidRPr="0059364C">
        <w:rPr>
          <w:rFonts w:ascii="Arial" w:hAnsi="Arial" w:cs="Arial"/>
          <w:sz w:val="24"/>
          <w:szCs w:val="24"/>
          <w:lang w:val="en-ZA"/>
        </w:rPr>
        <w:instrText xml:space="preserve"> ADDIN EN.CITE &lt;EndNote&gt;&lt;Cite&gt;&lt;Author&gt;Zheng&lt;/Author&gt;&lt;Year&gt;2021&lt;/Year&gt;&lt;RecNum&gt;97&lt;/RecNum&gt;&lt;DisplayText&gt;(48)&lt;/DisplayText&gt;&lt;record&gt;&lt;rec-number&gt;97&lt;/rec-number&gt;&lt;foreign-keys&gt;&lt;key app="EN" db-id="ze2fwxzx1av52te2xfjvrf2gz5z5atddwttd" timestamp="1764686100"&gt;97&lt;/key&gt;&lt;/foreign-keys&gt;&lt;ref-type name="Journal Article"&gt;17&lt;/ref-type&gt;&lt;contributors&gt;&lt;authors&gt;&lt;author&gt;Zheng, Nengneng&lt;/author&gt;&lt;author&gt;Guo, Renyong&lt;/author&gt;&lt;author&gt;Wang, Jinxi&lt;/author&gt;&lt;author&gt;Zhou, Wei&lt;/author&gt;&lt;author&gt;Ling, Zongxin&lt;/author&gt;&lt;/authors&gt;&lt;/contributors&gt;&lt;titles&gt;&lt;title&gt;Contribution of Lactobacillus iners to vaginal health and diseases: a systematic review&lt;/title&gt;&lt;secondary-title&gt;Frontiers in cellular and infection microbiology&lt;/secondary-title&gt;&lt;/titles&gt;&lt;periodical&gt;&lt;full-title&gt;Frontiers in cellular and infection microbiology&lt;/full-title&gt;&lt;/periodical&gt;&lt;pages&gt;792787&lt;/pages&gt;&lt;volume&gt;11&lt;/volume&gt;&lt;dates&gt;&lt;year&gt;2021&lt;/year&gt;&lt;/dates&gt;&lt;isbn&gt;2235-2988&lt;/isbn&gt;&lt;urls&gt;&lt;/urls&gt;&lt;/record&gt;&lt;/Cite&gt;&lt;/EndNote&gt;</w:instrText>
      </w:r>
      <w:r w:rsidR="00886EBB" w:rsidRPr="0059364C">
        <w:rPr>
          <w:rFonts w:ascii="Arial" w:hAnsi="Arial" w:cs="Arial"/>
          <w:sz w:val="24"/>
          <w:szCs w:val="24"/>
          <w:lang w:val="en-ZA"/>
        </w:rPr>
        <w:fldChar w:fldCharType="separate"/>
      </w:r>
      <w:r w:rsidR="004D7DE7" w:rsidRPr="0059364C">
        <w:rPr>
          <w:rFonts w:ascii="Arial" w:hAnsi="Arial" w:cs="Arial"/>
          <w:noProof/>
          <w:sz w:val="24"/>
          <w:szCs w:val="24"/>
          <w:lang w:val="en-ZA"/>
        </w:rPr>
        <w:t>(48)</w:t>
      </w:r>
      <w:r w:rsidR="00886EBB" w:rsidRPr="0059364C">
        <w:rPr>
          <w:rFonts w:ascii="Arial" w:hAnsi="Arial" w:cs="Arial"/>
          <w:sz w:val="24"/>
          <w:szCs w:val="24"/>
          <w:lang w:val="en-ZA"/>
        </w:rPr>
        <w:fldChar w:fldCharType="end"/>
      </w:r>
      <w:r w:rsidRPr="0059364C">
        <w:rPr>
          <w:rFonts w:ascii="Arial" w:hAnsi="Arial" w:cs="Arial"/>
          <w:sz w:val="24"/>
          <w:szCs w:val="24"/>
          <w:lang w:val="en-ZA"/>
        </w:rPr>
        <w:t xml:space="preserve">. </w:t>
      </w:r>
    </w:p>
    <w:p w14:paraId="28C0DC62" w14:textId="161E2415" w:rsidR="00404725" w:rsidRPr="0059364C" w:rsidRDefault="00404725" w:rsidP="0059364C">
      <w:pPr>
        <w:rPr>
          <w:rFonts w:ascii="Arial" w:hAnsi="Arial" w:cs="Arial"/>
          <w:sz w:val="24"/>
          <w:szCs w:val="24"/>
          <w:lang w:val="en-ZA"/>
        </w:rPr>
      </w:pPr>
    </w:p>
    <w:p w14:paraId="478E0B5C" w14:textId="21759C48" w:rsidR="00ED6CD4" w:rsidRPr="0059364C" w:rsidRDefault="00C74685" w:rsidP="0059364C">
      <w:pPr>
        <w:rPr>
          <w:rFonts w:ascii="Arial" w:hAnsi="Arial" w:cs="Arial"/>
          <w:sz w:val="24"/>
          <w:szCs w:val="24"/>
          <w:lang w:val="en-ZA"/>
        </w:rPr>
      </w:pPr>
      <w:r w:rsidRPr="0059364C">
        <w:rPr>
          <w:rFonts w:ascii="Arial" w:hAnsi="Arial" w:cs="Arial"/>
          <w:sz w:val="24"/>
          <w:szCs w:val="24"/>
          <w:lang w:val="en-ZA"/>
        </w:rPr>
        <w:t>Although recurrence rates highlight the shortcomings of existing therapy paradigms, metronidazole and clindamycin continue to be successful for short-term cure</w:t>
      </w:r>
      <w:r w:rsidR="00CE22B1" w:rsidRPr="0059364C">
        <w:rPr>
          <w:rFonts w:ascii="Arial" w:hAnsi="Arial" w:cs="Arial"/>
          <w:sz w:val="24"/>
          <w:szCs w:val="24"/>
          <w:lang w:val="en-ZA"/>
        </w:rPr>
        <w:fldChar w:fldCharType="begin"/>
      </w:r>
      <w:r w:rsidR="00471E7F" w:rsidRPr="0059364C">
        <w:rPr>
          <w:rFonts w:ascii="Arial" w:hAnsi="Arial" w:cs="Arial"/>
          <w:sz w:val="24"/>
          <w:szCs w:val="24"/>
          <w:lang w:val="en-ZA"/>
        </w:rPr>
        <w:instrText xml:space="preserve"> ADDIN EN.CITE &lt;EndNote&gt;&lt;Cite&gt;&lt;Author&gt;Bradshaw&lt;/Author&gt;&lt;Year&gt;2016&lt;/Year&gt;&lt;RecNum&gt;11&lt;/RecNum&gt;&lt;DisplayText&gt;(15)&lt;/DisplayText&gt;&lt;record&gt;&lt;rec-number&gt;11&lt;/rec-number&gt;&lt;foreign-keys&gt;&lt;key app="EN" db-id="ze2fwxzx1av52te2xfjvrf2gz5z5atddwttd" timestamp="1720424812"&gt;11&lt;/key&gt;&lt;/foreign-keys&gt;&lt;ref-type name="Journal Article"&gt;17&lt;/ref-type&gt;&lt;contributors&gt;&lt;authors&gt;&lt;author&gt;Bradshaw, Catriona S.&lt;/author&gt;&lt;author&gt;Sobel, Jack D.&lt;/author&gt;&lt;/authors&gt;&lt;/contributors&gt;&lt;titles&gt;&lt;title&gt;Current Treatment of Bacterial Vaginosis—Limitations and Need for Innovation&lt;/title&gt;&lt;secondary-title&gt;The Journal of Infectious Diseases&lt;/secondary-title&gt;&lt;/titles&gt;&lt;periodical&gt;&lt;full-title&gt;The Journal of Infectious Diseases&lt;/full-title&gt;&lt;/periodical&gt;&lt;pages&gt;S14-S20&lt;/pages&gt;&lt;volume&gt;214&lt;/volume&gt;&lt;number&gt;suppl_1&lt;/number&gt;&lt;dates&gt;&lt;year&gt;2016&lt;/year&gt;&lt;/dates&gt;&lt;isbn&gt;0022-1899&lt;/isbn&gt;&lt;urls&gt;&lt;related-urls&gt;&lt;url&gt;https://doi.org/10.1093/infdis/jiw159&lt;/url&gt;&lt;/related-urls&gt;&lt;/urls&gt;&lt;electronic-resource-num&gt;10.1093/infdis/jiw159&lt;/electronic-resource-num&gt;&lt;access-date&gt;3/18/2023&lt;/access-date&gt;&lt;/record&gt;&lt;/Cite&gt;&lt;/EndNote&gt;</w:instrText>
      </w:r>
      <w:r w:rsidR="00CE22B1" w:rsidRPr="0059364C">
        <w:rPr>
          <w:rFonts w:ascii="Arial" w:hAnsi="Arial" w:cs="Arial"/>
          <w:sz w:val="24"/>
          <w:szCs w:val="24"/>
          <w:lang w:val="en-ZA"/>
        </w:rPr>
        <w:fldChar w:fldCharType="separate"/>
      </w:r>
      <w:r w:rsidR="00471E7F" w:rsidRPr="0059364C">
        <w:rPr>
          <w:rFonts w:ascii="Arial" w:hAnsi="Arial" w:cs="Arial"/>
          <w:noProof/>
          <w:sz w:val="24"/>
          <w:szCs w:val="24"/>
          <w:lang w:val="en-ZA"/>
        </w:rPr>
        <w:t>(15)</w:t>
      </w:r>
      <w:r w:rsidR="00CE22B1" w:rsidRPr="0059364C">
        <w:rPr>
          <w:rFonts w:ascii="Arial" w:hAnsi="Arial" w:cs="Arial"/>
          <w:sz w:val="24"/>
          <w:szCs w:val="24"/>
          <w:lang w:val="en-ZA"/>
        </w:rPr>
        <w:fldChar w:fldCharType="end"/>
      </w:r>
      <w:r w:rsidRPr="0059364C">
        <w:rPr>
          <w:rFonts w:ascii="Arial" w:hAnsi="Arial" w:cs="Arial"/>
          <w:sz w:val="24"/>
          <w:szCs w:val="24"/>
          <w:lang w:val="en-ZA"/>
        </w:rPr>
        <w:t xml:space="preserve">. Treatment failure is largely attributed to biofilm persistence, partner reinfection, and a lack of long-lasting Lactobacillus colonization, </w:t>
      </w:r>
      <w:r w:rsidRPr="0059364C">
        <w:rPr>
          <w:rFonts w:ascii="Arial" w:hAnsi="Arial" w:cs="Arial"/>
          <w:sz w:val="24"/>
          <w:szCs w:val="24"/>
          <w:lang w:val="en-ZA"/>
        </w:rPr>
        <w:lastRenderedPageBreak/>
        <w:t>according to mechanistic investigations</w:t>
      </w:r>
      <w:r w:rsidRPr="0059364C">
        <w:rPr>
          <w:rFonts w:ascii="Arial" w:hAnsi="Arial" w:cs="Arial"/>
          <w:sz w:val="24"/>
          <w:szCs w:val="24"/>
          <w:lang w:val="en-ZA"/>
        </w:rPr>
        <w:fldChar w:fldCharType="begin">
          <w:fldData xml:space="preserve">PEVuZE5vdGU+PENpdGU+PEF1dGhvcj5WZXJ3aWpzPC9BdXRob3I+PFllYXI+MjAxOTwvWWVhcj48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</w:fldData>
        </w:fldChar>
      </w:r>
      <w:r w:rsidR="004D7DE7" w:rsidRPr="0059364C">
        <w:rPr>
          <w:rFonts w:ascii="Arial" w:hAnsi="Arial" w:cs="Arial"/>
          <w:sz w:val="24"/>
          <w:szCs w:val="24"/>
          <w:lang w:val="en-ZA"/>
        </w:rPr>
        <w:instrText xml:space="preserve"> ADDIN EN.CITE </w:instrText>
      </w:r>
      <w:r w:rsidR="004D7DE7" w:rsidRPr="0059364C">
        <w:rPr>
          <w:rFonts w:ascii="Arial" w:hAnsi="Arial" w:cs="Arial"/>
          <w:sz w:val="24"/>
          <w:szCs w:val="24"/>
          <w:lang w:val="en-ZA"/>
        </w:rPr>
        <w:fldChar w:fldCharType="begin">
          <w:fldData xml:space="preserve">PEVuZE5vdGU+PENpdGU+PEF1dGhvcj5WZXJ3aWpzPC9BdXRob3I+PFllYXI+MjAxOTwvWWVhcj48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</w:fldData>
        </w:fldChar>
      </w:r>
      <w:r w:rsidR="004D7DE7" w:rsidRPr="0059364C">
        <w:rPr>
          <w:rFonts w:ascii="Arial" w:hAnsi="Arial" w:cs="Arial"/>
          <w:sz w:val="24"/>
          <w:szCs w:val="24"/>
          <w:lang w:val="en-ZA"/>
        </w:rPr>
        <w:instrText xml:space="preserve"> ADDIN EN.CITE.DATA </w:instrText>
      </w:r>
      <w:r w:rsidR="004D7DE7" w:rsidRPr="0059364C">
        <w:rPr>
          <w:rFonts w:ascii="Arial" w:hAnsi="Arial" w:cs="Arial"/>
          <w:sz w:val="24"/>
          <w:szCs w:val="24"/>
          <w:lang w:val="en-ZA"/>
        </w:rPr>
      </w:r>
      <w:r w:rsidR="004D7DE7" w:rsidRPr="0059364C">
        <w:rPr>
          <w:rFonts w:ascii="Arial" w:hAnsi="Arial" w:cs="Arial"/>
          <w:sz w:val="24"/>
          <w:szCs w:val="24"/>
          <w:lang w:val="en-ZA"/>
        </w:rPr>
        <w:fldChar w:fldCharType="end"/>
      </w:r>
      <w:r w:rsidRPr="0059364C">
        <w:rPr>
          <w:rFonts w:ascii="Arial" w:hAnsi="Arial" w:cs="Arial"/>
          <w:sz w:val="24"/>
          <w:szCs w:val="24"/>
          <w:lang w:val="en-ZA"/>
        </w:rPr>
      </w:r>
      <w:r w:rsidRPr="0059364C">
        <w:rPr>
          <w:rFonts w:ascii="Arial" w:hAnsi="Arial" w:cs="Arial"/>
          <w:sz w:val="24"/>
          <w:szCs w:val="24"/>
          <w:lang w:val="en-ZA"/>
        </w:rPr>
        <w:fldChar w:fldCharType="separate"/>
      </w:r>
      <w:r w:rsidR="004D7DE7" w:rsidRPr="0059364C">
        <w:rPr>
          <w:rFonts w:ascii="Arial" w:hAnsi="Arial" w:cs="Arial"/>
          <w:noProof/>
          <w:sz w:val="24"/>
          <w:szCs w:val="24"/>
          <w:lang w:val="en-ZA"/>
        </w:rPr>
        <w:t>(49, 50)</w:t>
      </w:r>
      <w:r w:rsidRPr="0059364C">
        <w:rPr>
          <w:rFonts w:ascii="Arial" w:hAnsi="Arial" w:cs="Arial"/>
          <w:sz w:val="24"/>
          <w:szCs w:val="24"/>
          <w:lang w:val="en-ZA"/>
        </w:rPr>
        <w:fldChar w:fldCharType="end"/>
      </w:r>
      <w:r w:rsidRPr="0059364C">
        <w:rPr>
          <w:rFonts w:ascii="Arial" w:hAnsi="Arial" w:cs="Arial"/>
          <w:sz w:val="24"/>
          <w:szCs w:val="24"/>
          <w:lang w:val="en-ZA"/>
        </w:rPr>
        <w:t xml:space="preserve">. Guidelines that now only address female therapy should be reviewed in light of the emerging evidence that partner treatment lowers recurrence and evidence </w:t>
      </w:r>
      <w:r w:rsidR="00BB35D2" w:rsidRPr="0059364C">
        <w:rPr>
          <w:rFonts w:ascii="Arial" w:hAnsi="Arial" w:cs="Arial"/>
          <w:sz w:val="24"/>
          <w:szCs w:val="24"/>
          <w:lang w:val="en-ZA"/>
        </w:rPr>
        <w:t>support</w:t>
      </w:r>
      <w:r w:rsidRPr="0059364C">
        <w:rPr>
          <w:rFonts w:ascii="Arial" w:hAnsi="Arial" w:cs="Arial"/>
          <w:sz w:val="24"/>
          <w:szCs w:val="24"/>
          <w:lang w:val="en-ZA"/>
        </w:rPr>
        <w:t xml:space="preserve"> the need for novel therapies.</w:t>
      </w:r>
    </w:p>
    <w:p w14:paraId="5EA0A6D2" w14:textId="797B568B" w:rsidR="0082784F" w:rsidRPr="0059364C" w:rsidRDefault="0082784F">
      <w:pPr>
        <w:rPr>
          <w:rFonts w:ascii="Arial" w:hAnsi="Arial" w:cs="Arial"/>
        </w:rPr>
        <w:pPrChange w:id="118" w:author="Upasna Singh" w:date="2025-12-02T16:46:00Z" w16du:dateUtc="2025-12-02T14:46:00Z">
          <w:pPr>
            <w:pStyle w:val="NormalWeb"/>
          </w:pPr>
        </w:pPrChange>
      </w:pPr>
      <w:r w:rsidRPr="0059364C">
        <w:rPr>
          <w:rFonts w:ascii="Arial" w:hAnsi="Arial" w:cs="Arial"/>
          <w:sz w:val="24"/>
          <w:szCs w:val="24"/>
        </w:rPr>
        <w:t xml:space="preserve">In this real-world cohort of South African women with BV, we found </w:t>
      </w:r>
      <w:r w:rsidRPr="0059364C">
        <w:rPr>
          <w:rStyle w:val="Strong"/>
          <w:rFonts w:ascii="Arial" w:hAnsi="Arial" w:cs="Arial"/>
          <w:b w:val="0"/>
          <w:bCs w:val="0"/>
          <w:sz w:val="24"/>
          <w:szCs w:val="24"/>
          <w:rPrChange w:id="119" w:author="Upasna Singh" w:date="2026-04-22T15:37:00Z" w16du:dateUtc="2026-04-22T13:37:00Z">
            <w:rPr>
              <w:rStyle w:val="Strong"/>
              <w:b w:val="0"/>
              <w:bCs w:val="0"/>
            </w:rPr>
          </w:rPrChange>
        </w:rPr>
        <w:t>high persistence and low clearance</w:t>
      </w:r>
      <w:r w:rsidRPr="0059364C">
        <w:rPr>
          <w:rFonts w:ascii="Arial" w:hAnsi="Arial" w:cs="Arial"/>
          <w:sz w:val="24"/>
          <w:szCs w:val="24"/>
        </w:rPr>
        <w:t xml:space="preserve"> despite guideline-recommended therapy. Only </w:t>
      </w:r>
      <w:r w:rsidR="00952DAA" w:rsidRPr="0059364C">
        <w:rPr>
          <w:rStyle w:val="Strong"/>
          <w:rFonts w:ascii="Arial" w:hAnsi="Arial" w:cs="Arial"/>
          <w:b w:val="0"/>
          <w:bCs w:val="0"/>
          <w:sz w:val="24"/>
          <w:szCs w:val="24"/>
        </w:rPr>
        <w:t>20</w:t>
      </w:r>
      <w:r w:rsidRPr="0059364C">
        <w:rPr>
          <w:rStyle w:val="Strong"/>
          <w:rFonts w:ascii="Arial" w:hAnsi="Arial" w:cs="Arial"/>
          <w:b w:val="0"/>
          <w:bCs w:val="0"/>
          <w:sz w:val="24"/>
          <w:szCs w:val="24"/>
          <w:rPrChange w:id="120" w:author="Upasna Singh" w:date="2026-04-22T15:37:00Z" w16du:dateUtc="2026-04-22T13:37:00Z">
            <w:rPr>
              <w:rStyle w:val="Strong"/>
              <w:b w:val="0"/>
              <w:bCs w:val="0"/>
            </w:rPr>
          </w:rPrChange>
        </w:rPr>
        <w:t>%</w:t>
      </w:r>
      <w:r w:rsidRPr="0059364C">
        <w:rPr>
          <w:rFonts w:ascii="Arial" w:hAnsi="Arial" w:cs="Arial"/>
          <w:sz w:val="24"/>
          <w:szCs w:val="24"/>
        </w:rPr>
        <w:t xml:space="preserve"> cleared BV after oral metronidazole, and an additional </w:t>
      </w:r>
      <w:r w:rsidR="00D7158C" w:rsidRPr="0059364C">
        <w:rPr>
          <w:rFonts w:ascii="Arial" w:hAnsi="Arial" w:cs="Arial"/>
          <w:sz w:val="24"/>
          <w:szCs w:val="24"/>
        </w:rPr>
        <w:t>15</w:t>
      </w:r>
      <w:r w:rsidRPr="0059364C">
        <w:rPr>
          <w:rStyle w:val="Strong"/>
          <w:rFonts w:ascii="Arial" w:hAnsi="Arial" w:cs="Arial"/>
          <w:b w:val="0"/>
          <w:bCs w:val="0"/>
          <w:sz w:val="24"/>
          <w:szCs w:val="24"/>
          <w:rPrChange w:id="121" w:author="Upasna Singh" w:date="2026-04-22T15:37:00Z" w16du:dateUtc="2026-04-22T13:37:00Z">
            <w:rPr>
              <w:rStyle w:val="Strong"/>
              <w:b w:val="0"/>
              <w:bCs w:val="0"/>
            </w:rPr>
          </w:rPrChange>
        </w:rPr>
        <w:t>%</w:t>
      </w:r>
      <w:r w:rsidRPr="0059364C">
        <w:rPr>
          <w:rFonts w:ascii="Arial" w:hAnsi="Arial" w:cs="Arial"/>
          <w:sz w:val="24"/>
          <w:szCs w:val="24"/>
        </w:rPr>
        <w:t xml:space="preserve"> cleared after clindamycin, yet </w:t>
      </w:r>
      <w:r w:rsidRPr="0059364C">
        <w:rPr>
          <w:rStyle w:val="Strong"/>
          <w:rFonts w:ascii="Arial" w:hAnsi="Arial" w:cs="Arial"/>
          <w:b w:val="0"/>
          <w:bCs w:val="0"/>
          <w:sz w:val="24"/>
          <w:szCs w:val="24"/>
          <w:rPrChange w:id="122" w:author="Upasna Singh" w:date="2026-04-22T15:37:00Z" w16du:dateUtc="2026-04-22T13:37:00Z">
            <w:rPr>
              <w:rStyle w:val="Strong"/>
              <w:b w:val="0"/>
              <w:bCs w:val="0"/>
            </w:rPr>
          </w:rPrChange>
        </w:rPr>
        <w:t>over half</w:t>
      </w:r>
      <w:r w:rsidRPr="0059364C">
        <w:rPr>
          <w:rFonts w:ascii="Arial" w:hAnsi="Arial" w:cs="Arial"/>
          <w:sz w:val="24"/>
          <w:szCs w:val="24"/>
        </w:rPr>
        <w:t xml:space="preserve"> remained BV-positive by Day 24.</w:t>
      </w:r>
    </w:p>
    <w:p w14:paraId="755628D5" w14:textId="05696E91" w:rsidR="0031533D" w:rsidRDefault="0082784F" w:rsidP="0059364C">
      <w:pPr>
        <w:rPr>
          <w:rFonts w:ascii="Arial" w:hAnsi="Arial" w:cs="Arial"/>
          <w:sz w:val="24"/>
          <w:szCs w:val="24"/>
        </w:rPr>
      </w:pPr>
      <w:r w:rsidRPr="0059364C">
        <w:rPr>
          <w:rFonts w:ascii="Arial" w:hAnsi="Arial" w:cs="Arial"/>
          <w:sz w:val="24"/>
          <w:szCs w:val="24"/>
        </w:rPr>
        <w:t>Several factors may contribute</w:t>
      </w:r>
      <w:r w:rsidR="00535157" w:rsidRPr="0059364C">
        <w:rPr>
          <w:rFonts w:ascii="Arial" w:hAnsi="Arial" w:cs="Arial"/>
          <w:sz w:val="24"/>
          <w:szCs w:val="24"/>
        </w:rPr>
        <w:t xml:space="preserve"> to these findings</w:t>
      </w:r>
      <w:r w:rsidR="0031533D">
        <w:rPr>
          <w:rFonts w:ascii="Arial" w:hAnsi="Arial" w:cs="Arial"/>
          <w:sz w:val="24"/>
          <w:szCs w:val="24"/>
        </w:rPr>
        <w:t>:</w:t>
      </w:r>
    </w:p>
    <w:p w14:paraId="425FDF37" w14:textId="77777777" w:rsidR="0031533D" w:rsidRPr="0031533D" w:rsidRDefault="0082784F" w:rsidP="0031533D">
      <w:pPr>
        <w:pStyle w:val="ListParagraph"/>
        <w:numPr>
          <w:ilvl w:val="0"/>
          <w:numId w:val="33"/>
        </w:numPr>
        <w:rPr>
          <w:rFonts w:ascii="Arial" w:hAnsi="Arial" w:cs="Arial"/>
          <w:sz w:val="24"/>
          <w:szCs w:val="24"/>
        </w:rPr>
      </w:pPr>
      <w:r w:rsidRPr="0031533D">
        <w:rPr>
          <w:rStyle w:val="Strong"/>
          <w:rFonts w:ascii="Arial" w:hAnsi="Arial" w:cs="Arial"/>
          <w:b w:val="0"/>
          <w:bCs w:val="0"/>
          <w:sz w:val="24"/>
          <w:szCs w:val="24"/>
          <w:rPrChange w:id="123" w:author="Upasna Singh" w:date="2026-04-22T15:37:00Z" w16du:dateUtc="2026-04-22T13:37:00Z">
            <w:rPr>
              <w:rStyle w:val="Strong"/>
              <w:b w:val="0"/>
              <w:bCs w:val="0"/>
            </w:rPr>
          </w:rPrChange>
        </w:rPr>
        <w:t>Baseline clinical severity</w:t>
      </w:r>
      <w:r w:rsidRPr="0031533D">
        <w:rPr>
          <w:rFonts w:ascii="Arial" w:hAnsi="Arial" w:cs="Arial"/>
          <w:sz w:val="24"/>
          <w:szCs w:val="24"/>
        </w:rPr>
        <w:t xml:space="preserve"> was higher among enrolled women, as measured by pH, whiff test, </w:t>
      </w:r>
      <w:r w:rsidR="00A82BC7" w:rsidRPr="0031533D">
        <w:rPr>
          <w:rFonts w:ascii="Arial" w:hAnsi="Arial" w:cs="Arial"/>
          <w:sz w:val="24"/>
          <w:szCs w:val="24"/>
        </w:rPr>
        <w:t xml:space="preserve">Nugent </w:t>
      </w:r>
      <w:r w:rsidRPr="0031533D">
        <w:rPr>
          <w:rFonts w:ascii="Arial" w:hAnsi="Arial" w:cs="Arial"/>
          <w:sz w:val="24"/>
          <w:szCs w:val="24"/>
        </w:rPr>
        <w:t>and clinical symptoms.</w:t>
      </w:r>
    </w:p>
    <w:p w14:paraId="71CF81B0" w14:textId="77777777" w:rsidR="0031533D" w:rsidRPr="0031533D" w:rsidRDefault="0082784F" w:rsidP="0031533D">
      <w:pPr>
        <w:pStyle w:val="ListParagraph"/>
        <w:numPr>
          <w:ilvl w:val="0"/>
          <w:numId w:val="33"/>
        </w:numPr>
        <w:rPr>
          <w:rFonts w:ascii="Arial" w:hAnsi="Arial" w:cs="Arial"/>
          <w:sz w:val="24"/>
          <w:szCs w:val="24"/>
        </w:rPr>
      </w:pPr>
      <w:r w:rsidRPr="0031533D">
        <w:rPr>
          <w:rStyle w:val="Strong"/>
          <w:rFonts w:ascii="Arial" w:hAnsi="Arial" w:cs="Arial"/>
          <w:b w:val="0"/>
          <w:bCs w:val="0"/>
          <w:sz w:val="24"/>
          <w:szCs w:val="24"/>
          <w:rPrChange w:id="124" w:author="Upasna Singh" w:date="2026-04-22T15:37:00Z" w16du:dateUtc="2026-04-22T13:37:00Z">
            <w:rPr>
              <w:rStyle w:val="Strong"/>
              <w:b w:val="0"/>
              <w:bCs w:val="0"/>
            </w:rPr>
          </w:rPrChange>
        </w:rPr>
        <w:t>Structured biofilms</w:t>
      </w:r>
      <w:r w:rsidRPr="0031533D">
        <w:rPr>
          <w:rFonts w:ascii="Arial" w:hAnsi="Arial" w:cs="Arial"/>
          <w:sz w:val="24"/>
          <w:szCs w:val="24"/>
        </w:rPr>
        <w:t xml:space="preserve"> dominated by Gardnerella may impede antimicrobial penetration.</w:t>
      </w:r>
    </w:p>
    <w:p w14:paraId="216D5238" w14:textId="77777777" w:rsidR="0031533D" w:rsidRPr="0031533D" w:rsidRDefault="0082784F" w:rsidP="0031533D">
      <w:pPr>
        <w:pStyle w:val="ListParagraph"/>
        <w:numPr>
          <w:ilvl w:val="0"/>
          <w:numId w:val="33"/>
        </w:numPr>
        <w:rPr>
          <w:rFonts w:ascii="Arial" w:hAnsi="Arial" w:cs="Arial"/>
          <w:sz w:val="24"/>
          <w:szCs w:val="24"/>
        </w:rPr>
      </w:pPr>
      <w:r w:rsidRPr="0031533D">
        <w:rPr>
          <w:rStyle w:val="Strong"/>
          <w:rFonts w:ascii="Arial" w:hAnsi="Arial" w:cs="Arial"/>
          <w:b w:val="0"/>
          <w:bCs w:val="0"/>
          <w:sz w:val="24"/>
          <w:szCs w:val="24"/>
          <w:rPrChange w:id="125" w:author="Upasna Singh" w:date="2026-04-22T15:37:00Z" w16du:dateUtc="2026-04-22T13:37:00Z">
            <w:rPr>
              <w:rStyle w:val="Strong"/>
              <w:b w:val="0"/>
              <w:bCs w:val="0"/>
            </w:rPr>
          </w:rPrChange>
        </w:rPr>
        <w:t>Short-interval follow-up</w:t>
      </w:r>
      <w:r w:rsidRPr="0031533D">
        <w:rPr>
          <w:rFonts w:ascii="Arial" w:hAnsi="Arial" w:cs="Arial"/>
          <w:sz w:val="24"/>
          <w:szCs w:val="24"/>
        </w:rPr>
        <w:t xml:space="preserve"> likely captured early persistence that other studies might classify as recurrence.</w:t>
      </w:r>
    </w:p>
    <w:p w14:paraId="7AB1E771" w14:textId="68D3D3B2" w:rsidR="0082784F" w:rsidRPr="0031533D" w:rsidRDefault="0082784F" w:rsidP="0031533D">
      <w:pPr>
        <w:pStyle w:val="ListParagraph"/>
        <w:numPr>
          <w:ilvl w:val="0"/>
          <w:numId w:val="33"/>
        </w:numPr>
        <w:rPr>
          <w:rFonts w:ascii="Arial" w:hAnsi="Arial" w:cs="Arial"/>
          <w:sz w:val="24"/>
          <w:szCs w:val="24"/>
        </w:rPr>
      </w:pPr>
      <w:r w:rsidRPr="0031533D">
        <w:rPr>
          <w:rFonts w:ascii="Arial" w:hAnsi="Arial" w:cs="Arial"/>
          <w:sz w:val="24"/>
          <w:szCs w:val="24"/>
        </w:rPr>
        <w:t xml:space="preserve">Possible </w:t>
      </w:r>
      <w:r w:rsidRPr="0031533D">
        <w:rPr>
          <w:rStyle w:val="Strong"/>
          <w:rFonts w:ascii="Arial" w:hAnsi="Arial" w:cs="Arial"/>
          <w:b w:val="0"/>
          <w:bCs w:val="0"/>
          <w:sz w:val="24"/>
          <w:szCs w:val="24"/>
          <w:rPrChange w:id="126" w:author="Upasna Singh" w:date="2026-04-22T15:37:00Z" w16du:dateUtc="2026-04-22T13:37:00Z">
            <w:rPr>
              <w:rStyle w:val="Strong"/>
              <w:b w:val="0"/>
              <w:bCs w:val="0"/>
            </w:rPr>
          </w:rPrChange>
        </w:rPr>
        <w:t>metronidazole resistance</w:t>
      </w:r>
      <w:r w:rsidRPr="0031533D">
        <w:rPr>
          <w:rFonts w:ascii="Arial" w:hAnsi="Arial" w:cs="Arial"/>
          <w:sz w:val="24"/>
          <w:szCs w:val="24"/>
        </w:rPr>
        <w:t xml:space="preserve"> (to be reported separately).</w:t>
      </w:r>
    </w:p>
    <w:p w14:paraId="1608C0B5" w14:textId="77777777" w:rsidR="0082784F" w:rsidRPr="0059364C" w:rsidRDefault="0082784F">
      <w:pPr>
        <w:rPr>
          <w:rFonts w:ascii="Arial" w:hAnsi="Arial" w:cs="Arial"/>
        </w:rPr>
        <w:pPrChange w:id="127" w:author="Upasna Singh" w:date="2025-12-02T16:46:00Z" w16du:dateUtc="2025-12-02T14:46:00Z">
          <w:pPr>
            <w:pStyle w:val="NormalWeb"/>
          </w:pPr>
        </w:pPrChange>
      </w:pPr>
      <w:r w:rsidRPr="0059364C">
        <w:rPr>
          <w:rFonts w:ascii="Arial" w:hAnsi="Arial" w:cs="Arial"/>
          <w:sz w:val="24"/>
          <w:szCs w:val="24"/>
        </w:rPr>
        <w:t>Our findings align with growing evidence that metronidazole monotherapy is frequently insufficient and that clindamycin provides limited additional benefit. The short follow-up period of this study highlights immediate treatment failure rather than long-term recurrence, suggesting that a significant proportion of women do not respond to standard therapy at all.</w:t>
      </w:r>
    </w:p>
    <w:p w14:paraId="639DDA31" w14:textId="177EF93A" w:rsidR="0082784F" w:rsidRPr="0059364C" w:rsidRDefault="0082784F" w:rsidP="0059364C">
      <w:pPr>
        <w:rPr>
          <w:rFonts w:ascii="Arial" w:hAnsi="Arial" w:cs="Arial"/>
          <w:sz w:val="24"/>
          <w:szCs w:val="24"/>
        </w:rPr>
      </w:pPr>
      <w:r w:rsidRPr="0059364C">
        <w:rPr>
          <w:rFonts w:ascii="Arial" w:hAnsi="Arial" w:cs="Arial"/>
          <w:sz w:val="24"/>
          <w:szCs w:val="24"/>
        </w:rPr>
        <w:t>Future biomedical interventions</w:t>
      </w:r>
      <w:r w:rsidR="00A82BC7" w:rsidRPr="0059364C">
        <w:rPr>
          <w:rFonts w:ascii="Arial" w:hAnsi="Arial" w:cs="Arial"/>
          <w:sz w:val="24"/>
          <w:szCs w:val="24"/>
        </w:rPr>
        <w:t>, i</w:t>
      </w:r>
      <w:r w:rsidRPr="0059364C">
        <w:rPr>
          <w:rFonts w:ascii="Arial" w:hAnsi="Arial" w:cs="Arial"/>
          <w:sz w:val="24"/>
          <w:szCs w:val="24"/>
        </w:rPr>
        <w:t>ncluding endolysins, probiotics, or improved diagnostics</w:t>
      </w:r>
      <w:r w:rsidR="00A82BC7" w:rsidRPr="0059364C">
        <w:rPr>
          <w:rFonts w:ascii="Arial" w:hAnsi="Arial" w:cs="Arial"/>
          <w:sz w:val="24"/>
          <w:szCs w:val="24"/>
        </w:rPr>
        <w:t xml:space="preserve">, </w:t>
      </w:r>
      <w:r w:rsidRPr="0059364C">
        <w:rPr>
          <w:rFonts w:ascii="Arial" w:hAnsi="Arial" w:cs="Arial"/>
          <w:sz w:val="24"/>
          <w:szCs w:val="24"/>
        </w:rPr>
        <w:t>may be necessary to meaningfully improve BV cure rates.</w:t>
      </w:r>
    </w:p>
    <w:p w14:paraId="39C871BA" w14:textId="77777777" w:rsidR="0082784F" w:rsidRPr="0059364C" w:rsidRDefault="0082784F">
      <w:pPr>
        <w:rPr>
          <w:rFonts w:ascii="Arial" w:hAnsi="Arial" w:cs="Arial"/>
          <w:sz w:val="24"/>
          <w:szCs w:val="24"/>
        </w:rPr>
        <w:pPrChange w:id="128" w:author="Upasna Singh" w:date="2025-12-02T16:46:00Z" w16du:dateUtc="2025-12-02T14:46:00Z">
          <w:pPr>
            <w:pStyle w:val="Heading1"/>
          </w:pPr>
        </w:pPrChange>
      </w:pPr>
      <w:r w:rsidRPr="0059364C">
        <w:rPr>
          <w:rStyle w:val="Strong"/>
          <w:rFonts w:ascii="Arial" w:hAnsi="Arial" w:cs="Arial"/>
          <w:sz w:val="24"/>
          <w:szCs w:val="24"/>
          <w:rPrChange w:id="129" w:author="Upasna Singh" w:date="2026-04-22T15:37:00Z" w16du:dateUtc="2026-04-22T13:37:00Z">
            <w:rPr>
              <w:rStyle w:val="Strong"/>
            </w:rPr>
          </w:rPrChange>
        </w:rPr>
        <w:t>Conclusion</w:t>
      </w:r>
    </w:p>
    <w:p w14:paraId="59BFC3EF" w14:textId="6BD9F2B6" w:rsidR="0082784F" w:rsidRPr="0059364C" w:rsidRDefault="0082784F">
      <w:pPr>
        <w:rPr>
          <w:rFonts w:ascii="Arial" w:hAnsi="Arial" w:cs="Arial"/>
        </w:rPr>
        <w:pPrChange w:id="130" w:author="Upasna Singh" w:date="2025-12-02T16:46:00Z" w16du:dateUtc="2025-12-02T14:46:00Z">
          <w:pPr>
            <w:pStyle w:val="NormalWeb"/>
          </w:pPr>
        </w:pPrChange>
      </w:pPr>
      <w:r w:rsidRPr="0059364C">
        <w:rPr>
          <w:rFonts w:ascii="Arial" w:hAnsi="Arial" w:cs="Arial"/>
          <w:sz w:val="24"/>
          <w:szCs w:val="24"/>
        </w:rPr>
        <w:t xml:space="preserve">Sequential metronidazole followed by clindamycin resulted in </w:t>
      </w:r>
      <w:r w:rsidRPr="0059364C">
        <w:rPr>
          <w:rStyle w:val="Strong"/>
          <w:rFonts w:ascii="Arial" w:hAnsi="Arial" w:cs="Arial"/>
          <w:b w:val="0"/>
          <w:bCs w:val="0"/>
          <w:sz w:val="24"/>
          <w:szCs w:val="24"/>
          <w:rPrChange w:id="131" w:author="Upasna Singh" w:date="2026-04-22T15:37:00Z" w16du:dateUtc="2026-04-22T13:37:00Z">
            <w:rPr>
              <w:rStyle w:val="Strong"/>
              <w:b w:val="0"/>
              <w:bCs w:val="0"/>
            </w:rPr>
          </w:rPrChange>
        </w:rPr>
        <w:t>high BV persistence (</w:t>
      </w:r>
      <w:r w:rsidR="00BB35D2" w:rsidRPr="0059364C">
        <w:rPr>
          <w:rStyle w:val="Strong"/>
          <w:rFonts w:ascii="Arial" w:hAnsi="Arial" w:cs="Arial"/>
          <w:b w:val="0"/>
          <w:bCs w:val="0"/>
          <w:sz w:val="24"/>
          <w:szCs w:val="24"/>
        </w:rPr>
        <w:t>70</w:t>
      </w:r>
      <w:r w:rsidRPr="0059364C">
        <w:rPr>
          <w:rStyle w:val="Strong"/>
          <w:rFonts w:ascii="Arial" w:hAnsi="Arial" w:cs="Arial"/>
          <w:b w:val="0"/>
          <w:bCs w:val="0"/>
          <w:sz w:val="24"/>
          <w:szCs w:val="24"/>
          <w:rPrChange w:id="132" w:author="Upasna Singh" w:date="2026-04-22T15:37:00Z" w16du:dateUtc="2026-04-22T13:37:00Z">
            <w:rPr>
              <w:rStyle w:val="Strong"/>
              <w:b w:val="0"/>
              <w:bCs w:val="0"/>
            </w:rPr>
          </w:rPrChange>
        </w:rPr>
        <w:t>% at Day 24)</w:t>
      </w:r>
      <w:r w:rsidRPr="0059364C">
        <w:rPr>
          <w:rFonts w:ascii="Arial" w:hAnsi="Arial" w:cs="Arial"/>
          <w:sz w:val="24"/>
          <w:szCs w:val="24"/>
        </w:rPr>
        <w:t xml:space="preserve">, </w:t>
      </w:r>
      <w:r w:rsidRPr="0059364C">
        <w:rPr>
          <w:rStyle w:val="Strong"/>
          <w:rFonts w:ascii="Arial" w:hAnsi="Arial" w:cs="Arial"/>
          <w:b w:val="0"/>
          <w:bCs w:val="0"/>
          <w:sz w:val="24"/>
          <w:szCs w:val="24"/>
          <w:rPrChange w:id="133" w:author="Upasna Singh" w:date="2026-04-22T15:37:00Z" w16du:dateUtc="2026-04-22T13:37:00Z">
            <w:rPr>
              <w:rStyle w:val="Strong"/>
              <w:b w:val="0"/>
              <w:bCs w:val="0"/>
            </w:rPr>
          </w:rPrChange>
        </w:rPr>
        <w:t>modest clearance</w:t>
      </w:r>
      <w:r w:rsidRPr="0059364C">
        <w:rPr>
          <w:rFonts w:ascii="Arial" w:hAnsi="Arial" w:cs="Arial"/>
          <w:sz w:val="24"/>
          <w:szCs w:val="24"/>
        </w:rPr>
        <w:t xml:space="preserve">, and </w:t>
      </w:r>
      <w:r w:rsidRPr="0059364C">
        <w:rPr>
          <w:rStyle w:val="Strong"/>
          <w:rFonts w:ascii="Arial" w:hAnsi="Arial" w:cs="Arial"/>
          <w:b w:val="0"/>
          <w:bCs w:val="0"/>
          <w:sz w:val="24"/>
          <w:szCs w:val="24"/>
          <w:rPrChange w:id="134" w:author="Upasna Singh" w:date="2026-04-22T15:37:00Z" w16du:dateUtc="2026-04-22T13:37:00Z">
            <w:rPr>
              <w:rStyle w:val="Strong"/>
              <w:b w:val="0"/>
              <w:bCs w:val="0"/>
            </w:rPr>
          </w:rPrChange>
        </w:rPr>
        <w:t>early recurrence</w:t>
      </w:r>
      <w:r w:rsidRPr="0059364C">
        <w:rPr>
          <w:rFonts w:ascii="Arial" w:hAnsi="Arial" w:cs="Arial"/>
          <w:sz w:val="24"/>
          <w:szCs w:val="24"/>
        </w:rPr>
        <w:t xml:space="preserve"> in this cohort. These findings underscore the urgent need for more effective BV treatment approaches in high-burden settings.</w:t>
      </w:r>
    </w:p>
    <w:p w14:paraId="628FE3FB" w14:textId="5D7CF67F" w:rsidR="00A32DA9" w:rsidRPr="0059364C" w:rsidRDefault="00A32DA9" w:rsidP="0059364C">
      <w:pPr>
        <w:rPr>
          <w:rFonts w:ascii="Arial" w:hAnsi="Arial" w:cs="Arial"/>
          <w:sz w:val="24"/>
          <w:szCs w:val="24"/>
          <w:lang w:val="en-ZA"/>
        </w:rPr>
      </w:pPr>
      <w:r w:rsidRPr="0059364C">
        <w:rPr>
          <w:rFonts w:ascii="Arial" w:hAnsi="Arial" w:cs="Arial"/>
          <w:sz w:val="24"/>
          <w:szCs w:val="24"/>
          <w:lang w:val="en-ZA"/>
        </w:rPr>
        <w:t xml:space="preserve">In the South African setting, where BV prevalence and recurrence are among the highest internationally, these findings have major implications for research and policy. Improved diagnostics, particularly accessible molecular assays, could boost detection of high-risk microbial states. Novel therapies targeting biofilm, combination therapy techniques, supplementary probiotics or vaginal microbiota transfer, and partner-treatment strategies warrant study through well-designed clinical studies. Integrating microbiome sequencing into these trials will be crucial </w:t>
      </w:r>
      <w:r w:rsidRPr="0059364C">
        <w:rPr>
          <w:rFonts w:ascii="Arial" w:hAnsi="Arial" w:cs="Arial"/>
          <w:sz w:val="24"/>
          <w:szCs w:val="24"/>
          <w:lang w:val="en-ZA"/>
        </w:rPr>
        <w:lastRenderedPageBreak/>
        <w:t>for correlating microbial community trajectories with therapeutic results and for discovering biomarkers predictive of persistent cure. When taken as a whole, these findings highlight the necessity of diverse, microbiome-based approaches to lessen the prevalence of recurrent BV in South African women.</w:t>
      </w:r>
    </w:p>
    <w:p w14:paraId="7219CB94" w14:textId="1FC1B1FF" w:rsidR="00B24BCF" w:rsidRPr="0059364C" w:rsidDel="002D3E7E" w:rsidRDefault="00B24BCF">
      <w:pPr>
        <w:rPr>
          <w:del w:id="135" w:author="Upasna Singh" w:date="2026-04-20T11:56:00Z" w16du:dateUtc="2026-04-20T09:56:00Z"/>
          <w:rFonts w:ascii="Arial" w:hAnsi="Arial" w:cs="Arial"/>
          <w:sz w:val="24"/>
          <w:szCs w:val="24"/>
          <w:lang w:val="en-ZA"/>
          <w:rPrChange w:id="136" w:author="Upasna Singh" w:date="2026-04-22T15:37:00Z" w16du:dateUtc="2026-04-22T13:37:00Z">
            <w:rPr>
              <w:del w:id="137" w:author="Upasna Singh" w:date="2026-04-20T11:56:00Z" w16du:dateUtc="2026-04-20T09:56:00Z"/>
            </w:rPr>
          </w:rPrChange>
        </w:rPr>
      </w:pPr>
    </w:p>
    <w:p w14:paraId="41059704" w14:textId="77777777" w:rsidR="00A52C78" w:rsidRDefault="00A52C78" w:rsidP="0059364C">
      <w:pPr>
        <w:rPr>
          <w:rFonts w:ascii="Arial" w:hAnsi="Arial" w:cs="Arial"/>
          <w:sz w:val="24"/>
          <w:szCs w:val="24"/>
        </w:rPr>
      </w:pPr>
    </w:p>
    <w:p w14:paraId="4385F6C0" w14:textId="77777777" w:rsidR="0031533D" w:rsidRDefault="0031533D" w:rsidP="0059364C">
      <w:pPr>
        <w:rPr>
          <w:rFonts w:ascii="Arial" w:hAnsi="Arial" w:cs="Arial"/>
          <w:sz w:val="24"/>
          <w:szCs w:val="24"/>
        </w:rPr>
      </w:pPr>
    </w:p>
    <w:p w14:paraId="19F92EEE" w14:textId="77777777" w:rsidR="0031533D" w:rsidRDefault="0031533D" w:rsidP="0059364C">
      <w:pPr>
        <w:rPr>
          <w:rFonts w:ascii="Arial" w:hAnsi="Arial" w:cs="Arial"/>
          <w:sz w:val="24"/>
          <w:szCs w:val="24"/>
        </w:rPr>
      </w:pPr>
    </w:p>
    <w:p w14:paraId="57C12922" w14:textId="77777777" w:rsidR="0031533D" w:rsidRDefault="0031533D" w:rsidP="0059364C">
      <w:pPr>
        <w:rPr>
          <w:rFonts w:ascii="Arial" w:hAnsi="Arial" w:cs="Arial"/>
          <w:sz w:val="24"/>
          <w:szCs w:val="24"/>
        </w:rPr>
      </w:pPr>
    </w:p>
    <w:p w14:paraId="35C369D5" w14:textId="77777777" w:rsidR="0031533D" w:rsidRDefault="0031533D" w:rsidP="0059364C">
      <w:pPr>
        <w:rPr>
          <w:rFonts w:ascii="Arial" w:hAnsi="Arial" w:cs="Arial"/>
          <w:sz w:val="24"/>
          <w:szCs w:val="24"/>
        </w:rPr>
      </w:pPr>
    </w:p>
    <w:p w14:paraId="70BA4153" w14:textId="77777777" w:rsidR="0031533D" w:rsidRDefault="0031533D" w:rsidP="0059364C">
      <w:pPr>
        <w:rPr>
          <w:rFonts w:ascii="Arial" w:hAnsi="Arial" w:cs="Arial"/>
          <w:sz w:val="24"/>
          <w:szCs w:val="24"/>
        </w:rPr>
      </w:pPr>
    </w:p>
    <w:p w14:paraId="3B9A002C" w14:textId="77777777" w:rsidR="0031533D" w:rsidRDefault="0031533D" w:rsidP="0059364C">
      <w:pPr>
        <w:rPr>
          <w:rFonts w:ascii="Arial" w:hAnsi="Arial" w:cs="Arial"/>
          <w:sz w:val="24"/>
          <w:szCs w:val="24"/>
        </w:rPr>
      </w:pPr>
    </w:p>
    <w:p w14:paraId="4E9C837A" w14:textId="77777777" w:rsidR="0031533D" w:rsidRDefault="0031533D" w:rsidP="0059364C">
      <w:pPr>
        <w:rPr>
          <w:rFonts w:ascii="Arial" w:hAnsi="Arial" w:cs="Arial"/>
          <w:sz w:val="24"/>
          <w:szCs w:val="24"/>
        </w:rPr>
      </w:pPr>
    </w:p>
    <w:p w14:paraId="152DE0E8" w14:textId="77777777" w:rsidR="0031533D" w:rsidRDefault="0031533D" w:rsidP="0059364C">
      <w:pPr>
        <w:rPr>
          <w:rFonts w:ascii="Arial" w:hAnsi="Arial" w:cs="Arial"/>
          <w:sz w:val="24"/>
          <w:szCs w:val="24"/>
        </w:rPr>
      </w:pPr>
    </w:p>
    <w:p w14:paraId="2A902FF2" w14:textId="77777777" w:rsidR="0031533D" w:rsidRDefault="0031533D" w:rsidP="0059364C">
      <w:pPr>
        <w:rPr>
          <w:rFonts w:ascii="Arial" w:hAnsi="Arial" w:cs="Arial"/>
          <w:sz w:val="24"/>
          <w:szCs w:val="24"/>
        </w:rPr>
      </w:pPr>
    </w:p>
    <w:p w14:paraId="33F25C66" w14:textId="77777777" w:rsidR="0031533D" w:rsidRDefault="0031533D" w:rsidP="0059364C">
      <w:pPr>
        <w:rPr>
          <w:rFonts w:ascii="Arial" w:hAnsi="Arial" w:cs="Arial"/>
          <w:sz w:val="24"/>
          <w:szCs w:val="24"/>
        </w:rPr>
      </w:pPr>
    </w:p>
    <w:p w14:paraId="7D677053" w14:textId="77777777" w:rsidR="0031533D" w:rsidRDefault="0031533D" w:rsidP="0059364C">
      <w:pPr>
        <w:rPr>
          <w:rFonts w:ascii="Arial" w:hAnsi="Arial" w:cs="Arial"/>
          <w:sz w:val="24"/>
          <w:szCs w:val="24"/>
        </w:rPr>
      </w:pPr>
    </w:p>
    <w:p w14:paraId="1D499B88" w14:textId="77777777" w:rsidR="0031533D" w:rsidRDefault="0031533D" w:rsidP="0059364C">
      <w:pPr>
        <w:rPr>
          <w:rFonts w:ascii="Arial" w:hAnsi="Arial" w:cs="Arial"/>
          <w:sz w:val="24"/>
          <w:szCs w:val="24"/>
        </w:rPr>
      </w:pPr>
    </w:p>
    <w:p w14:paraId="5EBD14B9" w14:textId="77777777" w:rsidR="0031533D" w:rsidRDefault="0031533D" w:rsidP="0059364C">
      <w:pPr>
        <w:rPr>
          <w:rFonts w:ascii="Arial" w:hAnsi="Arial" w:cs="Arial"/>
          <w:sz w:val="24"/>
          <w:szCs w:val="24"/>
        </w:rPr>
      </w:pPr>
    </w:p>
    <w:p w14:paraId="673AFD7C" w14:textId="77777777" w:rsidR="0031533D" w:rsidRDefault="0031533D" w:rsidP="0059364C">
      <w:pPr>
        <w:rPr>
          <w:rFonts w:ascii="Arial" w:hAnsi="Arial" w:cs="Arial"/>
          <w:sz w:val="24"/>
          <w:szCs w:val="24"/>
        </w:rPr>
      </w:pPr>
    </w:p>
    <w:p w14:paraId="7DA58A05" w14:textId="77777777" w:rsidR="0031533D" w:rsidRDefault="0031533D" w:rsidP="0059364C">
      <w:pPr>
        <w:rPr>
          <w:rFonts w:ascii="Arial" w:hAnsi="Arial" w:cs="Arial"/>
          <w:sz w:val="24"/>
          <w:szCs w:val="24"/>
        </w:rPr>
      </w:pPr>
    </w:p>
    <w:p w14:paraId="4DDD862F" w14:textId="77777777" w:rsidR="0031533D" w:rsidRDefault="0031533D" w:rsidP="0059364C">
      <w:pPr>
        <w:rPr>
          <w:rFonts w:ascii="Arial" w:hAnsi="Arial" w:cs="Arial"/>
          <w:sz w:val="24"/>
          <w:szCs w:val="24"/>
        </w:rPr>
      </w:pPr>
    </w:p>
    <w:p w14:paraId="11796604" w14:textId="77777777" w:rsidR="0031533D" w:rsidRDefault="0031533D" w:rsidP="0059364C">
      <w:pPr>
        <w:rPr>
          <w:rFonts w:ascii="Arial" w:hAnsi="Arial" w:cs="Arial"/>
          <w:sz w:val="24"/>
          <w:szCs w:val="24"/>
        </w:rPr>
      </w:pPr>
    </w:p>
    <w:p w14:paraId="5A2B96CC" w14:textId="77777777" w:rsidR="0031533D" w:rsidRDefault="0031533D" w:rsidP="0059364C">
      <w:pPr>
        <w:rPr>
          <w:rFonts w:ascii="Arial" w:hAnsi="Arial" w:cs="Arial"/>
          <w:sz w:val="24"/>
          <w:szCs w:val="24"/>
        </w:rPr>
      </w:pPr>
    </w:p>
    <w:p w14:paraId="50E3D488" w14:textId="77777777" w:rsidR="0031533D" w:rsidRDefault="0031533D" w:rsidP="0059364C">
      <w:pPr>
        <w:rPr>
          <w:rFonts w:ascii="Arial" w:hAnsi="Arial" w:cs="Arial"/>
          <w:sz w:val="24"/>
          <w:szCs w:val="24"/>
        </w:rPr>
      </w:pPr>
    </w:p>
    <w:p w14:paraId="4B32B8D0" w14:textId="77777777" w:rsidR="0031533D" w:rsidRPr="0059364C" w:rsidRDefault="0031533D" w:rsidP="0059364C">
      <w:pPr>
        <w:rPr>
          <w:rFonts w:ascii="Arial" w:hAnsi="Arial" w:cs="Arial"/>
          <w:sz w:val="24"/>
          <w:szCs w:val="24"/>
        </w:rPr>
      </w:pPr>
    </w:p>
    <w:p w14:paraId="6EC6438D" w14:textId="0A06C6CF" w:rsidR="007D387B" w:rsidRPr="0031533D" w:rsidRDefault="002D3E7E" w:rsidP="0059364C">
      <w:pPr>
        <w:rPr>
          <w:rFonts w:ascii="Arial" w:hAnsi="Arial" w:cs="Arial"/>
          <w:b/>
          <w:bCs/>
          <w:sz w:val="24"/>
          <w:szCs w:val="24"/>
        </w:rPr>
      </w:pPr>
      <w:r w:rsidRPr="0031533D">
        <w:rPr>
          <w:rFonts w:ascii="Arial" w:hAnsi="Arial" w:cs="Arial"/>
          <w:b/>
          <w:bCs/>
          <w:sz w:val="24"/>
          <w:szCs w:val="24"/>
          <w:rPrChange w:id="138" w:author="Upasna Singh" w:date="2026-04-22T15:37:00Z" w16du:dateUtc="2026-04-22T13:37:00Z">
            <w:rPr>
              <w:rFonts w:ascii="Times New Roman" w:hAnsi="Times New Roman" w:cs="Times New Roman"/>
            </w:rPr>
          </w:rPrChange>
        </w:rPr>
        <w:t>References:</w:t>
      </w:r>
    </w:p>
    <w:p w14:paraId="76CF0A9D" w14:textId="77777777" w:rsidR="004D7DE7" w:rsidRPr="0059364C" w:rsidRDefault="007D387B" w:rsidP="0059364C">
      <w:pPr>
        <w:rPr>
          <w:rFonts w:ascii="Arial" w:hAnsi="Arial" w:cs="Arial"/>
          <w:sz w:val="24"/>
          <w:szCs w:val="24"/>
        </w:rPr>
      </w:pPr>
      <w:r w:rsidRPr="0059364C">
        <w:rPr>
          <w:rFonts w:ascii="Arial" w:hAnsi="Arial" w:cs="Arial"/>
          <w:noProof/>
          <w:sz w:val="24"/>
          <w:szCs w:val="24"/>
          <w:rPrChange w:id="139" w:author="Upasna Singh" w:date="2026-04-22T15:37:00Z" w16du:dateUtc="2026-04-22T13:37:00Z">
            <w:rPr>
              <w:rFonts w:ascii="Cambria" w:hAnsi="Cambria"/>
              <w:noProof/>
            </w:rPr>
          </w:rPrChange>
        </w:rPr>
        <w:lastRenderedPageBreak/>
        <w:fldChar w:fldCharType="begin"/>
      </w:r>
      <w:r w:rsidRPr="0059364C">
        <w:rPr>
          <w:rFonts w:ascii="Arial" w:hAnsi="Arial" w:cs="Arial"/>
          <w:sz w:val="24"/>
          <w:szCs w:val="24"/>
        </w:rPr>
        <w:instrText xml:space="preserve"> ADDIN EN.REFLIST </w:instrText>
      </w:r>
      <w:r w:rsidRPr="0059364C">
        <w:rPr>
          <w:rFonts w:ascii="Arial" w:hAnsi="Arial" w:cs="Arial"/>
          <w:noProof/>
          <w:sz w:val="24"/>
          <w:szCs w:val="24"/>
          <w:rPrChange w:id="140" w:author="Upasna Singh" w:date="2026-04-22T15:37:00Z" w16du:dateUtc="2026-04-22T13:37:00Z">
            <w:rPr>
              <w:rFonts w:ascii="Arial" w:hAnsi="Arial" w:cs="Arial"/>
              <w:sz w:val="24"/>
              <w:szCs w:val="24"/>
            </w:rPr>
          </w:rPrChange>
        </w:rPr>
        <w:fldChar w:fldCharType="separate"/>
      </w:r>
      <w:r w:rsidR="004D7DE7" w:rsidRPr="0059364C">
        <w:rPr>
          <w:rFonts w:ascii="Arial" w:hAnsi="Arial" w:cs="Arial"/>
          <w:sz w:val="24"/>
          <w:szCs w:val="24"/>
        </w:rPr>
        <w:t>1.</w:t>
      </w:r>
      <w:r w:rsidR="004D7DE7" w:rsidRPr="0059364C">
        <w:rPr>
          <w:rFonts w:ascii="Arial" w:hAnsi="Arial" w:cs="Arial"/>
          <w:sz w:val="24"/>
          <w:szCs w:val="24"/>
        </w:rPr>
        <w:tab/>
        <w:t>Muzny CA, Schwebke JR. Pathogenesis of bacterial vaginosis: discussion of current hypotheses. The Journal of infectious diseases. 2016;214(suppl_1):S1–S5.</w:t>
      </w:r>
    </w:p>
    <w:p w14:paraId="288F3A20" w14:textId="77777777" w:rsidR="004D7DE7" w:rsidRPr="0059364C" w:rsidRDefault="004D7DE7" w:rsidP="0059364C">
      <w:pPr>
        <w:rPr>
          <w:rFonts w:ascii="Arial" w:hAnsi="Arial" w:cs="Arial"/>
          <w:sz w:val="24"/>
          <w:szCs w:val="24"/>
        </w:rPr>
      </w:pPr>
      <w:r w:rsidRPr="0059364C">
        <w:rPr>
          <w:rFonts w:ascii="Arial" w:hAnsi="Arial" w:cs="Arial"/>
          <w:sz w:val="24"/>
          <w:szCs w:val="24"/>
        </w:rPr>
        <w:t>2.</w:t>
      </w:r>
      <w:r w:rsidRPr="0059364C">
        <w:rPr>
          <w:rFonts w:ascii="Arial" w:hAnsi="Arial" w:cs="Arial"/>
          <w:sz w:val="24"/>
          <w:szCs w:val="24"/>
        </w:rPr>
        <w:tab/>
        <w:t>Lennard K, Dabee S, Barnabas SL, Havyarimana E, Blakney A, Jaumdally SZ, et al. Microbial Composition Predicts Genital Tract Inflammation and Persistent Bacterial Vaginosis in South African Adolescent Females. Infect Immun. 2018;86(1).</w:t>
      </w:r>
    </w:p>
    <w:p w14:paraId="066EDABE" w14:textId="77777777" w:rsidR="004D7DE7" w:rsidRPr="0059364C" w:rsidRDefault="004D7DE7" w:rsidP="0059364C">
      <w:pPr>
        <w:rPr>
          <w:rFonts w:ascii="Arial" w:hAnsi="Arial" w:cs="Arial"/>
          <w:sz w:val="24"/>
          <w:szCs w:val="24"/>
        </w:rPr>
      </w:pPr>
      <w:r w:rsidRPr="0059364C">
        <w:rPr>
          <w:rFonts w:ascii="Arial" w:hAnsi="Arial" w:cs="Arial"/>
          <w:sz w:val="24"/>
          <w:szCs w:val="24"/>
        </w:rPr>
        <w:t>3.</w:t>
      </w:r>
      <w:r w:rsidRPr="0059364C">
        <w:rPr>
          <w:rFonts w:ascii="Arial" w:hAnsi="Arial" w:cs="Arial"/>
          <w:sz w:val="24"/>
          <w:szCs w:val="24"/>
        </w:rPr>
        <w:tab/>
        <w:t>Liu D, Zhang X, Zhao X, Che X, Song W, Wu G. Bacterial vaginosis: advancing insights into microbial dysbiosis. Critical Reviews in Microbiology. 2025:1–17.</w:t>
      </w:r>
    </w:p>
    <w:p w14:paraId="21F0EB25" w14:textId="77777777" w:rsidR="004D7DE7" w:rsidRPr="0059364C" w:rsidRDefault="004D7DE7" w:rsidP="0059364C">
      <w:pPr>
        <w:rPr>
          <w:rFonts w:ascii="Arial" w:hAnsi="Arial" w:cs="Arial"/>
          <w:sz w:val="24"/>
          <w:szCs w:val="24"/>
        </w:rPr>
      </w:pPr>
      <w:r w:rsidRPr="0059364C">
        <w:rPr>
          <w:rFonts w:ascii="Arial" w:hAnsi="Arial" w:cs="Arial"/>
          <w:sz w:val="24"/>
          <w:szCs w:val="24"/>
        </w:rPr>
        <w:t>4.</w:t>
      </w:r>
      <w:r w:rsidRPr="0059364C">
        <w:rPr>
          <w:rFonts w:ascii="Arial" w:hAnsi="Arial" w:cs="Arial"/>
          <w:sz w:val="24"/>
          <w:szCs w:val="24"/>
        </w:rPr>
        <w:tab/>
        <w:t>NDOH. Sexually Transmitted Infections  Management Guidelines 2018. In: Africa NDoHS, editor. Republic of South Africa: NDOH; 2018. p. 25.</w:t>
      </w:r>
    </w:p>
    <w:p w14:paraId="1FE0C952" w14:textId="77777777" w:rsidR="004D7DE7" w:rsidRPr="0059364C" w:rsidRDefault="004D7DE7" w:rsidP="0059364C">
      <w:pPr>
        <w:rPr>
          <w:rFonts w:ascii="Arial" w:hAnsi="Arial" w:cs="Arial"/>
          <w:sz w:val="24"/>
          <w:szCs w:val="24"/>
        </w:rPr>
      </w:pPr>
      <w:r w:rsidRPr="0059364C">
        <w:rPr>
          <w:rFonts w:ascii="Arial" w:hAnsi="Arial" w:cs="Arial"/>
          <w:sz w:val="24"/>
          <w:szCs w:val="24"/>
          <w:lang w:val="nl-NL"/>
          <w:rPrChange w:id="141" w:author="Upasna Singh" w:date="2026-04-22T16:45:00Z" w16du:dateUtc="2026-04-22T14:45:00Z">
            <w:rPr/>
          </w:rPrChange>
        </w:rPr>
        <w:t>5.</w:t>
      </w:r>
      <w:r w:rsidRPr="0059364C">
        <w:rPr>
          <w:rFonts w:ascii="Arial" w:hAnsi="Arial" w:cs="Arial"/>
          <w:sz w:val="24"/>
          <w:szCs w:val="24"/>
          <w:lang w:val="nl-NL"/>
          <w:rPrChange w:id="142" w:author="Upasna Singh" w:date="2026-04-22T16:45:00Z" w16du:dateUtc="2026-04-22T14:45:00Z">
            <w:rPr/>
          </w:rPrChange>
        </w:rPr>
        <w:tab/>
        <w:t xml:space="preserve">Van der Eem L, Dubbink JH, Struthers HE, McIntyre JA, Ouburg S, Morre SA, et al. </w:t>
      </w:r>
      <w:r w:rsidRPr="0059364C">
        <w:rPr>
          <w:rFonts w:ascii="Arial" w:hAnsi="Arial" w:cs="Arial"/>
          <w:sz w:val="24"/>
          <w:szCs w:val="24"/>
        </w:rPr>
        <w:t>Evaluation of syndromic management guidelines for treatment of sexually transmitted infections in South African women. Tropical Medicine &amp; International Health. 2016;21(9):1138–46.</w:t>
      </w:r>
    </w:p>
    <w:p w14:paraId="31F21322" w14:textId="77777777" w:rsidR="004D7DE7" w:rsidRPr="0059364C" w:rsidRDefault="004D7DE7" w:rsidP="0059364C">
      <w:pPr>
        <w:rPr>
          <w:rFonts w:ascii="Arial" w:hAnsi="Arial" w:cs="Arial"/>
          <w:sz w:val="24"/>
          <w:szCs w:val="24"/>
        </w:rPr>
      </w:pPr>
      <w:r w:rsidRPr="0059364C">
        <w:rPr>
          <w:rFonts w:ascii="Arial" w:hAnsi="Arial" w:cs="Arial"/>
          <w:sz w:val="24"/>
          <w:szCs w:val="24"/>
        </w:rPr>
        <w:t>6.</w:t>
      </w:r>
      <w:r w:rsidRPr="0059364C">
        <w:rPr>
          <w:rFonts w:ascii="Arial" w:hAnsi="Arial" w:cs="Arial"/>
          <w:sz w:val="24"/>
          <w:szCs w:val="24"/>
        </w:rPr>
        <w:tab/>
        <w:t>UCT. South Africam Medical Formulary. In: Pharmacology DoC, editor. 13th ed. South Africa: South African Medical Association; 2022. p. 231.</w:t>
      </w:r>
    </w:p>
    <w:p w14:paraId="44257DE7" w14:textId="77777777" w:rsidR="004D7DE7" w:rsidRPr="0059364C" w:rsidRDefault="004D7DE7" w:rsidP="0059364C">
      <w:pPr>
        <w:rPr>
          <w:rFonts w:ascii="Arial" w:hAnsi="Arial" w:cs="Arial"/>
          <w:sz w:val="24"/>
          <w:szCs w:val="24"/>
        </w:rPr>
      </w:pPr>
      <w:r w:rsidRPr="0059364C">
        <w:rPr>
          <w:rFonts w:ascii="Arial" w:hAnsi="Arial" w:cs="Arial"/>
          <w:sz w:val="24"/>
          <w:szCs w:val="24"/>
        </w:rPr>
        <w:t>7.</w:t>
      </w:r>
      <w:r w:rsidRPr="0059364C">
        <w:rPr>
          <w:rFonts w:ascii="Arial" w:hAnsi="Arial" w:cs="Arial"/>
          <w:sz w:val="24"/>
          <w:szCs w:val="24"/>
        </w:rPr>
        <w:tab/>
        <w:t>Peters RP, Garret N, Chandiwana N, Kularatne R, Brink AJ, Cohen K, et al. Erratum: Southern African HIV Clinicians Society 2022 guideline for the management of sexually transmitted infections: Moving towards best practice. Southern African Journal of HIV Medicine. 2022;23(1).</w:t>
      </w:r>
    </w:p>
    <w:p w14:paraId="6D1DE108" w14:textId="77777777" w:rsidR="004D7DE7" w:rsidRPr="0059364C" w:rsidRDefault="004D7DE7" w:rsidP="0059364C">
      <w:pPr>
        <w:rPr>
          <w:rFonts w:ascii="Arial" w:hAnsi="Arial" w:cs="Arial"/>
          <w:sz w:val="24"/>
          <w:szCs w:val="24"/>
        </w:rPr>
      </w:pPr>
      <w:r w:rsidRPr="0059364C">
        <w:rPr>
          <w:rFonts w:ascii="Arial" w:hAnsi="Arial" w:cs="Arial"/>
          <w:sz w:val="24"/>
          <w:szCs w:val="24"/>
        </w:rPr>
        <w:t>8.</w:t>
      </w:r>
      <w:r w:rsidRPr="0059364C">
        <w:rPr>
          <w:rFonts w:ascii="Arial" w:hAnsi="Arial" w:cs="Arial"/>
          <w:sz w:val="24"/>
          <w:szCs w:val="24"/>
        </w:rPr>
        <w:tab/>
        <w:t>Qulu WP, Mzobe G, Mtshali A, Letsoalo MP, Osman F, San JE, et al. Metronidazole treatment failure and persistent BV lead to increased frequencies of activated T-and dendritic-cell subsets. Microorganisms. 2023;11(11):2643.</w:t>
      </w:r>
    </w:p>
    <w:p w14:paraId="20B269B8" w14:textId="77777777" w:rsidR="004D7DE7" w:rsidRPr="0059364C" w:rsidRDefault="004D7DE7" w:rsidP="0059364C">
      <w:pPr>
        <w:rPr>
          <w:rFonts w:ascii="Arial" w:hAnsi="Arial" w:cs="Arial"/>
          <w:sz w:val="24"/>
          <w:szCs w:val="24"/>
        </w:rPr>
      </w:pPr>
      <w:r w:rsidRPr="0059364C">
        <w:rPr>
          <w:rFonts w:ascii="Arial" w:hAnsi="Arial" w:cs="Arial"/>
          <w:sz w:val="24"/>
          <w:szCs w:val="24"/>
        </w:rPr>
        <w:t>9.</w:t>
      </w:r>
      <w:r w:rsidRPr="0059364C">
        <w:rPr>
          <w:rFonts w:ascii="Arial" w:hAnsi="Arial" w:cs="Arial"/>
          <w:sz w:val="24"/>
          <w:szCs w:val="24"/>
        </w:rPr>
        <w:tab/>
        <w:t>WHO. Bacterial Vaginosis. Geneva; 2024 21 November 2024.</w:t>
      </w:r>
    </w:p>
    <w:p w14:paraId="20CFF056" w14:textId="77777777" w:rsidR="004D7DE7" w:rsidRPr="0059364C" w:rsidRDefault="004D7DE7" w:rsidP="0059364C">
      <w:pPr>
        <w:rPr>
          <w:rFonts w:ascii="Arial" w:hAnsi="Arial" w:cs="Arial"/>
          <w:sz w:val="24"/>
          <w:szCs w:val="24"/>
        </w:rPr>
      </w:pPr>
      <w:r w:rsidRPr="0059364C">
        <w:rPr>
          <w:rFonts w:ascii="Arial" w:hAnsi="Arial" w:cs="Arial"/>
          <w:sz w:val="24"/>
          <w:szCs w:val="24"/>
        </w:rPr>
        <w:t>10.</w:t>
      </w:r>
      <w:r w:rsidRPr="0059364C">
        <w:rPr>
          <w:rFonts w:ascii="Arial" w:hAnsi="Arial" w:cs="Arial"/>
          <w:sz w:val="24"/>
          <w:szCs w:val="24"/>
        </w:rPr>
        <w:tab/>
        <w:t>NICD. Annual Overview 2023/2024. South Africa: National Institiute for Communicable Diseases; 2025 04 March 2025.</w:t>
      </w:r>
    </w:p>
    <w:p w14:paraId="181FA787" w14:textId="77777777" w:rsidR="004D7DE7" w:rsidRPr="0059364C" w:rsidRDefault="004D7DE7" w:rsidP="0059364C">
      <w:pPr>
        <w:rPr>
          <w:rFonts w:ascii="Arial" w:hAnsi="Arial" w:cs="Arial"/>
          <w:sz w:val="24"/>
          <w:szCs w:val="24"/>
        </w:rPr>
      </w:pPr>
      <w:r w:rsidRPr="0059364C">
        <w:rPr>
          <w:rFonts w:ascii="Arial" w:hAnsi="Arial" w:cs="Arial"/>
          <w:sz w:val="24"/>
          <w:szCs w:val="24"/>
        </w:rPr>
        <w:t>11.</w:t>
      </w:r>
      <w:r w:rsidRPr="0059364C">
        <w:rPr>
          <w:rFonts w:ascii="Arial" w:hAnsi="Arial" w:cs="Arial"/>
          <w:sz w:val="24"/>
          <w:szCs w:val="24"/>
        </w:rPr>
        <w:tab/>
        <w:t>Maje L. Thesis on the association of vaginal practices to bacterial vaginosis among adolescent girls and young women in South Africa: A risk for HIV. 2019.</w:t>
      </w:r>
    </w:p>
    <w:p w14:paraId="67051547" w14:textId="77777777" w:rsidR="004D7DE7" w:rsidRPr="0059364C" w:rsidRDefault="004D7DE7" w:rsidP="0059364C">
      <w:pPr>
        <w:rPr>
          <w:rFonts w:ascii="Arial" w:hAnsi="Arial" w:cs="Arial"/>
          <w:sz w:val="24"/>
          <w:szCs w:val="24"/>
        </w:rPr>
      </w:pPr>
      <w:r w:rsidRPr="0059364C">
        <w:rPr>
          <w:rFonts w:ascii="Arial" w:hAnsi="Arial" w:cs="Arial"/>
          <w:sz w:val="24"/>
          <w:szCs w:val="24"/>
          <w:lang w:val="nl-NL"/>
          <w:rPrChange w:id="143" w:author="Upasna Singh" w:date="2026-04-22T16:45:00Z" w16du:dateUtc="2026-04-22T14:45:00Z">
            <w:rPr/>
          </w:rPrChange>
        </w:rPr>
        <w:t>12.</w:t>
      </w:r>
      <w:r w:rsidRPr="0059364C">
        <w:rPr>
          <w:rFonts w:ascii="Arial" w:hAnsi="Arial" w:cs="Arial"/>
          <w:sz w:val="24"/>
          <w:szCs w:val="24"/>
          <w:lang w:val="nl-NL"/>
          <w:rPrChange w:id="144" w:author="Upasna Singh" w:date="2026-04-22T16:45:00Z" w16du:dateUtc="2026-04-22T14:45:00Z">
            <w:rPr/>
          </w:rPrChange>
        </w:rPr>
        <w:tab/>
        <w:t xml:space="preserve">Li T, Zhang Z, Wang F, He Y, Zong X, Bai H, et al. </w:t>
      </w:r>
      <w:r w:rsidRPr="0059364C">
        <w:rPr>
          <w:rFonts w:ascii="Arial" w:hAnsi="Arial" w:cs="Arial"/>
          <w:sz w:val="24"/>
          <w:szCs w:val="24"/>
        </w:rPr>
        <w:t xml:space="preserve">Antimicrobial susceptibility testing of metronidazole and clindamycin against Gardnerella </w:t>
      </w:r>
      <w:r w:rsidRPr="0059364C">
        <w:rPr>
          <w:rFonts w:ascii="Arial" w:hAnsi="Arial" w:cs="Arial"/>
          <w:sz w:val="24"/>
          <w:szCs w:val="24"/>
        </w:rPr>
        <w:lastRenderedPageBreak/>
        <w:t>vaginalis in planktonic and biofilm formation. Canadian Journal of Infectious Diseases and Medical Microbiology. 2020;2020(1):1361825.</w:t>
      </w:r>
    </w:p>
    <w:p w14:paraId="3E06ACF7" w14:textId="77777777" w:rsidR="004D7DE7" w:rsidRPr="0059364C" w:rsidRDefault="004D7DE7" w:rsidP="0059364C">
      <w:pPr>
        <w:rPr>
          <w:rFonts w:ascii="Arial" w:hAnsi="Arial" w:cs="Arial"/>
          <w:sz w:val="24"/>
          <w:szCs w:val="24"/>
        </w:rPr>
      </w:pPr>
      <w:r w:rsidRPr="0059364C">
        <w:rPr>
          <w:rFonts w:ascii="Arial" w:hAnsi="Arial" w:cs="Arial"/>
          <w:sz w:val="24"/>
          <w:szCs w:val="24"/>
        </w:rPr>
        <w:t>13.</w:t>
      </w:r>
      <w:r w:rsidRPr="0059364C">
        <w:rPr>
          <w:rFonts w:ascii="Arial" w:hAnsi="Arial" w:cs="Arial"/>
          <w:sz w:val="24"/>
          <w:szCs w:val="24"/>
        </w:rPr>
        <w:tab/>
        <w:t>Paavonen J, Mangioni C, Martin MA, Wajszczuk CP. Vaginal clindamycin and oral metronidazole for bacterial vaginosis: a randomized trial. Obstetrics &amp; Gynecology. 2000;96(2):256–60.</w:t>
      </w:r>
    </w:p>
    <w:p w14:paraId="5B5D01D3" w14:textId="77777777" w:rsidR="004D7DE7" w:rsidRPr="0059364C" w:rsidRDefault="004D7DE7" w:rsidP="0059364C">
      <w:pPr>
        <w:rPr>
          <w:rFonts w:ascii="Arial" w:hAnsi="Arial" w:cs="Arial"/>
          <w:sz w:val="24"/>
          <w:szCs w:val="24"/>
        </w:rPr>
      </w:pPr>
      <w:r w:rsidRPr="0059364C">
        <w:rPr>
          <w:rFonts w:ascii="Arial" w:hAnsi="Arial" w:cs="Arial"/>
          <w:sz w:val="24"/>
          <w:szCs w:val="24"/>
        </w:rPr>
        <w:t>14.</w:t>
      </w:r>
      <w:r w:rsidRPr="0059364C">
        <w:rPr>
          <w:rFonts w:ascii="Arial" w:hAnsi="Arial" w:cs="Arial"/>
          <w:sz w:val="24"/>
          <w:szCs w:val="24"/>
        </w:rPr>
        <w:tab/>
        <w:t>Guédou FA, Van Damme L, Deese J, Crucitti T, Becker M, Mirembe F, et al. Behavioural and medical predictors of bacterial vaginosis recurrence among female sex workers: longitudinal analysis from a randomized controlled trial. BMC infectious diseases. 2013;13(1):208.</w:t>
      </w:r>
    </w:p>
    <w:p w14:paraId="04FB226B" w14:textId="77777777" w:rsidR="004D7DE7" w:rsidRPr="0059364C" w:rsidRDefault="004D7DE7" w:rsidP="0059364C">
      <w:pPr>
        <w:rPr>
          <w:rFonts w:ascii="Arial" w:hAnsi="Arial" w:cs="Arial"/>
          <w:sz w:val="24"/>
          <w:szCs w:val="24"/>
        </w:rPr>
      </w:pPr>
      <w:r w:rsidRPr="0059364C">
        <w:rPr>
          <w:rFonts w:ascii="Arial" w:hAnsi="Arial" w:cs="Arial"/>
          <w:sz w:val="24"/>
          <w:szCs w:val="24"/>
        </w:rPr>
        <w:t>15.</w:t>
      </w:r>
      <w:r w:rsidRPr="0059364C">
        <w:rPr>
          <w:rFonts w:ascii="Arial" w:hAnsi="Arial" w:cs="Arial"/>
          <w:sz w:val="24"/>
          <w:szCs w:val="24"/>
        </w:rPr>
        <w:tab/>
        <w:t>Bradshaw CS, Sobel JD. Current Treatment of Bacterial Vaginosis—Limitations and Need for Innovation. The Journal of Infectious Diseases. 2016;214(suppl_1):S14–S20.</w:t>
      </w:r>
    </w:p>
    <w:p w14:paraId="65C8DC60" w14:textId="77777777" w:rsidR="004D7DE7" w:rsidRPr="0059364C" w:rsidRDefault="004D7DE7" w:rsidP="0059364C">
      <w:pPr>
        <w:rPr>
          <w:rFonts w:ascii="Arial" w:hAnsi="Arial" w:cs="Arial"/>
          <w:sz w:val="24"/>
          <w:szCs w:val="24"/>
        </w:rPr>
      </w:pPr>
      <w:r w:rsidRPr="0059364C">
        <w:rPr>
          <w:rFonts w:ascii="Arial" w:hAnsi="Arial" w:cs="Arial"/>
          <w:sz w:val="24"/>
          <w:szCs w:val="24"/>
        </w:rPr>
        <w:t>16.</w:t>
      </w:r>
      <w:r w:rsidRPr="0059364C">
        <w:rPr>
          <w:rFonts w:ascii="Arial" w:hAnsi="Arial" w:cs="Arial"/>
          <w:sz w:val="24"/>
          <w:szCs w:val="24"/>
        </w:rPr>
        <w:tab/>
        <w:t>Brotman RM. Vaginal microbiome and sexually transmitted infections: an epidemiologic perspective. The Journal of clinical investigation. 2011;121(12):4610–7.</w:t>
      </w:r>
    </w:p>
    <w:p w14:paraId="73D0CA95" w14:textId="77777777" w:rsidR="004D7DE7" w:rsidRPr="0059364C" w:rsidRDefault="004D7DE7" w:rsidP="0059364C">
      <w:pPr>
        <w:rPr>
          <w:rFonts w:ascii="Arial" w:hAnsi="Arial" w:cs="Arial"/>
          <w:sz w:val="24"/>
          <w:szCs w:val="24"/>
        </w:rPr>
      </w:pPr>
      <w:r w:rsidRPr="0059364C">
        <w:rPr>
          <w:rFonts w:ascii="Arial" w:hAnsi="Arial" w:cs="Arial"/>
          <w:sz w:val="24"/>
          <w:szCs w:val="24"/>
        </w:rPr>
        <w:t>17.</w:t>
      </w:r>
      <w:r w:rsidRPr="0059364C">
        <w:rPr>
          <w:rFonts w:ascii="Arial" w:hAnsi="Arial" w:cs="Arial"/>
          <w:sz w:val="24"/>
          <w:szCs w:val="24"/>
        </w:rPr>
        <w:tab/>
        <w:t>Yazdy GM, Workowski KA, Ghanem KG, Burke AE, Handa VL, Brotman RM, et al. Male Partner Treatment and the Potential Sexual Transmission of Bacterial Vaginosis: Considerations for Patient Counseling and Clinical Application in the United States. American Journal of Obstetrics and Gynecology. 2025.</w:t>
      </w:r>
    </w:p>
    <w:p w14:paraId="7DF39E02" w14:textId="77777777" w:rsidR="004D7DE7" w:rsidRPr="0059364C" w:rsidRDefault="004D7DE7" w:rsidP="0059364C">
      <w:pPr>
        <w:rPr>
          <w:rFonts w:ascii="Arial" w:hAnsi="Arial" w:cs="Arial"/>
          <w:sz w:val="24"/>
          <w:szCs w:val="24"/>
        </w:rPr>
      </w:pPr>
      <w:r w:rsidRPr="0059364C">
        <w:rPr>
          <w:rFonts w:ascii="Arial" w:hAnsi="Arial" w:cs="Arial"/>
          <w:sz w:val="24"/>
          <w:szCs w:val="24"/>
        </w:rPr>
        <w:t>18.</w:t>
      </w:r>
      <w:r w:rsidRPr="0059364C">
        <w:rPr>
          <w:rFonts w:ascii="Arial" w:hAnsi="Arial" w:cs="Arial"/>
          <w:sz w:val="24"/>
          <w:szCs w:val="24"/>
        </w:rPr>
        <w:tab/>
        <w:t>Klebanoff MA, Nansel TR, Brotman RM, Zhang J, Yu K-F, Schwebke JR, et al. Personal hygienic behaviors and bacterial vaginosis. Sexually transmitted diseases. 2010;37(2):94–9.</w:t>
      </w:r>
    </w:p>
    <w:p w14:paraId="06118A06" w14:textId="77777777" w:rsidR="004D7DE7" w:rsidRPr="0059364C" w:rsidRDefault="004D7DE7" w:rsidP="0059364C">
      <w:pPr>
        <w:rPr>
          <w:rFonts w:ascii="Arial" w:hAnsi="Arial" w:cs="Arial"/>
          <w:sz w:val="24"/>
          <w:szCs w:val="24"/>
        </w:rPr>
      </w:pPr>
      <w:r w:rsidRPr="0059364C">
        <w:rPr>
          <w:rFonts w:ascii="Arial" w:hAnsi="Arial" w:cs="Arial"/>
          <w:sz w:val="24"/>
          <w:szCs w:val="24"/>
        </w:rPr>
        <w:t>19.</w:t>
      </w:r>
      <w:r w:rsidRPr="0059364C">
        <w:rPr>
          <w:rFonts w:ascii="Arial" w:hAnsi="Arial" w:cs="Arial"/>
          <w:sz w:val="24"/>
          <w:szCs w:val="24"/>
        </w:rPr>
        <w:tab/>
        <w:t>Paul K, Boutain D, Manhart L, Hitti J. Racial disparity in bacterial vaginosis: the role of socioeconomic status, psychosocial stress, and neighborhood characteristics, and possible implications for preterm birth. Social science &amp; medicine. 2008;67(5):824–33.</w:t>
      </w:r>
    </w:p>
    <w:p w14:paraId="7518DB7F" w14:textId="77777777" w:rsidR="004D7DE7" w:rsidRPr="0059364C" w:rsidRDefault="004D7DE7" w:rsidP="0059364C">
      <w:pPr>
        <w:rPr>
          <w:rFonts w:ascii="Arial" w:hAnsi="Arial" w:cs="Arial"/>
          <w:sz w:val="24"/>
          <w:szCs w:val="24"/>
        </w:rPr>
      </w:pPr>
      <w:r w:rsidRPr="0059364C">
        <w:rPr>
          <w:rFonts w:ascii="Arial" w:hAnsi="Arial" w:cs="Arial"/>
          <w:sz w:val="24"/>
          <w:szCs w:val="24"/>
        </w:rPr>
        <w:t>20.</w:t>
      </w:r>
      <w:r w:rsidRPr="0059364C">
        <w:rPr>
          <w:rFonts w:ascii="Arial" w:hAnsi="Arial" w:cs="Arial"/>
          <w:sz w:val="24"/>
          <w:szCs w:val="24"/>
        </w:rPr>
        <w:tab/>
        <w:t>Gilbert NM, Hernandez LAR, Berman D, Morrill S, Gagneux P, Lewis AL. Social, microbial, and immune factors linking bacterial vaginosis and infectious diseases. The Journal of Clinical Investigation. 2025;135(11).</w:t>
      </w:r>
    </w:p>
    <w:p w14:paraId="6A41EC75" w14:textId="77777777" w:rsidR="004D7DE7" w:rsidRPr="0059364C" w:rsidRDefault="004D7DE7" w:rsidP="0059364C">
      <w:pPr>
        <w:rPr>
          <w:rFonts w:ascii="Arial" w:hAnsi="Arial" w:cs="Arial"/>
          <w:sz w:val="24"/>
          <w:szCs w:val="24"/>
        </w:rPr>
      </w:pPr>
      <w:r w:rsidRPr="0059364C">
        <w:rPr>
          <w:rFonts w:ascii="Arial" w:hAnsi="Arial" w:cs="Arial"/>
          <w:sz w:val="24"/>
          <w:szCs w:val="24"/>
        </w:rPr>
        <w:t>21.</w:t>
      </w:r>
      <w:r w:rsidRPr="0059364C">
        <w:rPr>
          <w:rFonts w:ascii="Arial" w:hAnsi="Arial" w:cs="Arial"/>
          <w:sz w:val="24"/>
          <w:szCs w:val="24"/>
        </w:rPr>
        <w:tab/>
        <w:t>Castro J, Rosca AS, Muzny CA, Cerca N. Atopobium vaginae and Prevotella bivia are able to incorporate and influence gene expression in a pre-formed Gardnerella vaginalis biofilm. Pathogens. 2021;10(2):247.</w:t>
      </w:r>
    </w:p>
    <w:p w14:paraId="26741336" w14:textId="77777777" w:rsidR="004D7DE7" w:rsidRPr="0059364C" w:rsidRDefault="004D7DE7" w:rsidP="0059364C">
      <w:pPr>
        <w:rPr>
          <w:rFonts w:ascii="Arial" w:hAnsi="Arial" w:cs="Arial"/>
          <w:sz w:val="24"/>
          <w:szCs w:val="24"/>
        </w:rPr>
      </w:pPr>
      <w:r w:rsidRPr="0059364C">
        <w:rPr>
          <w:rFonts w:ascii="Arial" w:hAnsi="Arial" w:cs="Arial"/>
          <w:sz w:val="24"/>
          <w:szCs w:val="24"/>
        </w:rPr>
        <w:lastRenderedPageBreak/>
        <w:t>22.</w:t>
      </w:r>
      <w:r w:rsidRPr="0059364C">
        <w:rPr>
          <w:rFonts w:ascii="Arial" w:hAnsi="Arial" w:cs="Arial"/>
          <w:sz w:val="24"/>
          <w:szCs w:val="24"/>
        </w:rPr>
        <w:tab/>
        <w:t>Sobel JD. Biofilm in Bacterial Vaginosis: A Legitimate Therapeutic Challenge? : Oxford University Press US; 2025. p. 40–3.</w:t>
      </w:r>
    </w:p>
    <w:p w14:paraId="7C5068D7" w14:textId="77777777" w:rsidR="004D7DE7" w:rsidRPr="0059364C" w:rsidRDefault="004D7DE7" w:rsidP="0059364C">
      <w:pPr>
        <w:rPr>
          <w:rFonts w:ascii="Arial" w:hAnsi="Arial" w:cs="Arial"/>
          <w:sz w:val="24"/>
          <w:szCs w:val="24"/>
        </w:rPr>
      </w:pPr>
      <w:r w:rsidRPr="0059364C">
        <w:rPr>
          <w:rFonts w:ascii="Arial" w:hAnsi="Arial" w:cs="Arial"/>
          <w:sz w:val="24"/>
          <w:szCs w:val="24"/>
        </w:rPr>
        <w:t>23.</w:t>
      </w:r>
      <w:r w:rsidRPr="0059364C">
        <w:rPr>
          <w:rFonts w:ascii="Arial" w:hAnsi="Arial" w:cs="Arial"/>
          <w:sz w:val="24"/>
          <w:szCs w:val="24"/>
        </w:rPr>
        <w:tab/>
        <w:t>Machado A, Foschi C, Marangoni A. Vaginal dysbiosis and biofilms, volume II. Frontiers Media SA; 2025. p. 1588434.</w:t>
      </w:r>
    </w:p>
    <w:p w14:paraId="3F75173E" w14:textId="77777777" w:rsidR="004D7DE7" w:rsidRPr="0059364C" w:rsidRDefault="004D7DE7" w:rsidP="0059364C">
      <w:pPr>
        <w:rPr>
          <w:rFonts w:ascii="Arial" w:hAnsi="Arial" w:cs="Arial"/>
          <w:sz w:val="24"/>
          <w:szCs w:val="24"/>
        </w:rPr>
      </w:pPr>
      <w:r w:rsidRPr="0059364C">
        <w:rPr>
          <w:rFonts w:ascii="Arial" w:hAnsi="Arial" w:cs="Arial"/>
          <w:sz w:val="24"/>
          <w:szCs w:val="24"/>
        </w:rPr>
        <w:t>24.</w:t>
      </w:r>
      <w:r w:rsidRPr="0059364C">
        <w:rPr>
          <w:rFonts w:ascii="Arial" w:hAnsi="Arial" w:cs="Arial"/>
          <w:sz w:val="24"/>
          <w:szCs w:val="24"/>
        </w:rPr>
        <w:tab/>
        <w:t>Rigo GV, Tasca T. Vaginitis: review on drug resistance. Current Drug Targets. 2020;21(16):1672–86.</w:t>
      </w:r>
    </w:p>
    <w:p w14:paraId="73D698C2" w14:textId="77777777" w:rsidR="004D7DE7" w:rsidRPr="0059364C" w:rsidRDefault="004D7DE7" w:rsidP="0059364C">
      <w:pPr>
        <w:rPr>
          <w:rFonts w:ascii="Arial" w:hAnsi="Arial" w:cs="Arial"/>
          <w:sz w:val="24"/>
          <w:szCs w:val="24"/>
        </w:rPr>
      </w:pPr>
      <w:r w:rsidRPr="0059364C">
        <w:rPr>
          <w:rFonts w:ascii="Arial" w:hAnsi="Arial" w:cs="Arial"/>
          <w:sz w:val="24"/>
          <w:szCs w:val="24"/>
        </w:rPr>
        <w:t>25.</w:t>
      </w:r>
      <w:r w:rsidRPr="0059364C">
        <w:rPr>
          <w:rFonts w:ascii="Arial" w:hAnsi="Arial" w:cs="Arial"/>
          <w:sz w:val="24"/>
          <w:szCs w:val="24"/>
        </w:rPr>
        <w:tab/>
        <w:t>Muzny CA, Schwebke JR. Biofilms: an underappreciated mechanism of treatment failure and recurrence in vaginal infections. Clinical Infectious Diseases. 2015;61(4):601–6.</w:t>
      </w:r>
    </w:p>
    <w:p w14:paraId="4DCFC699" w14:textId="77777777" w:rsidR="004D7DE7" w:rsidRPr="0059364C" w:rsidRDefault="004D7DE7" w:rsidP="0059364C">
      <w:pPr>
        <w:rPr>
          <w:rFonts w:ascii="Arial" w:hAnsi="Arial" w:cs="Arial"/>
          <w:sz w:val="24"/>
          <w:szCs w:val="24"/>
        </w:rPr>
      </w:pPr>
      <w:r w:rsidRPr="0059364C">
        <w:rPr>
          <w:rFonts w:ascii="Arial" w:hAnsi="Arial" w:cs="Arial"/>
          <w:sz w:val="24"/>
          <w:szCs w:val="24"/>
        </w:rPr>
        <w:t>26.</w:t>
      </w:r>
      <w:r w:rsidRPr="0059364C">
        <w:rPr>
          <w:rFonts w:ascii="Arial" w:hAnsi="Arial" w:cs="Arial"/>
          <w:sz w:val="24"/>
          <w:szCs w:val="24"/>
        </w:rPr>
        <w:tab/>
        <w:t>Bradshaw CS, Brotman RM. Making inroads into improving treatment of bacterial vaginosis–striving for long-term cure. BMC infectious diseases. 2015;15(1):292.</w:t>
      </w:r>
    </w:p>
    <w:p w14:paraId="018E9887" w14:textId="77777777" w:rsidR="004D7DE7" w:rsidRPr="0059364C" w:rsidRDefault="004D7DE7" w:rsidP="0059364C">
      <w:pPr>
        <w:rPr>
          <w:rFonts w:ascii="Arial" w:hAnsi="Arial" w:cs="Arial"/>
          <w:sz w:val="24"/>
          <w:szCs w:val="24"/>
        </w:rPr>
      </w:pPr>
      <w:r w:rsidRPr="0059364C">
        <w:rPr>
          <w:rFonts w:ascii="Arial" w:hAnsi="Arial" w:cs="Arial"/>
          <w:sz w:val="24"/>
          <w:szCs w:val="24"/>
        </w:rPr>
        <w:t>27.</w:t>
      </w:r>
      <w:r w:rsidRPr="0059364C">
        <w:rPr>
          <w:rFonts w:ascii="Arial" w:hAnsi="Arial" w:cs="Arial"/>
          <w:sz w:val="24"/>
          <w:szCs w:val="24"/>
        </w:rPr>
        <w:tab/>
        <w:t>Amabebe E, Tatiparthy M, Kammala AK, Richardson LS, Taylor BD, Sharma S, et al. Vaginal pharmacomicrobiomics modulates risk of persistent and recurrent bacterial vaginosis. npj Biofilms and Microbiomes. 2025;11(1):115.</w:t>
      </w:r>
    </w:p>
    <w:p w14:paraId="6D162169" w14:textId="77777777" w:rsidR="004D7DE7" w:rsidRPr="0059364C" w:rsidRDefault="004D7DE7" w:rsidP="0059364C">
      <w:pPr>
        <w:rPr>
          <w:rFonts w:ascii="Arial" w:hAnsi="Arial" w:cs="Arial"/>
          <w:sz w:val="24"/>
          <w:szCs w:val="24"/>
        </w:rPr>
      </w:pPr>
      <w:r w:rsidRPr="0059364C">
        <w:rPr>
          <w:rFonts w:ascii="Arial" w:hAnsi="Arial" w:cs="Arial"/>
          <w:sz w:val="24"/>
          <w:szCs w:val="24"/>
        </w:rPr>
        <w:t>28.</w:t>
      </w:r>
      <w:r w:rsidRPr="0059364C">
        <w:rPr>
          <w:rFonts w:ascii="Arial" w:hAnsi="Arial" w:cs="Arial"/>
          <w:sz w:val="24"/>
          <w:szCs w:val="24"/>
        </w:rPr>
        <w:tab/>
        <w:t>Arroyo-Moreno S, Cummings M, Corcoran DB, Coffey A, McCarthy RR. Identification and characterization of novel endolysins targeting Gardnerella vaginalis biofilms to treat bacterial vaginosis. npj Biofilms and Microbiomes. 2022;8(1):29.</w:t>
      </w:r>
    </w:p>
    <w:p w14:paraId="015C598E" w14:textId="77777777" w:rsidR="004D7DE7" w:rsidRPr="0059364C" w:rsidRDefault="004D7DE7" w:rsidP="0059364C">
      <w:pPr>
        <w:rPr>
          <w:rFonts w:ascii="Arial" w:hAnsi="Arial" w:cs="Arial"/>
          <w:sz w:val="24"/>
          <w:szCs w:val="24"/>
        </w:rPr>
      </w:pPr>
      <w:r w:rsidRPr="0059364C">
        <w:rPr>
          <w:rFonts w:ascii="Arial" w:hAnsi="Arial" w:cs="Arial"/>
          <w:sz w:val="24"/>
          <w:szCs w:val="24"/>
        </w:rPr>
        <w:t>29.</w:t>
      </w:r>
      <w:r w:rsidRPr="0059364C">
        <w:rPr>
          <w:rFonts w:ascii="Arial" w:hAnsi="Arial" w:cs="Arial"/>
          <w:sz w:val="24"/>
          <w:szCs w:val="24"/>
        </w:rPr>
        <w:tab/>
        <w:t>Lachyan A, Khunger N, Panda PS. Bacterial vaginosis and biofilms: therapeutic challenges and innovations–a narrative review. Indian journal of Dermatology, Venereology and leprology. 2024;90(6):750–4.</w:t>
      </w:r>
    </w:p>
    <w:p w14:paraId="014C3491" w14:textId="77777777" w:rsidR="004D7DE7" w:rsidRPr="0059364C" w:rsidRDefault="004D7DE7" w:rsidP="0059364C">
      <w:pPr>
        <w:rPr>
          <w:rFonts w:ascii="Arial" w:hAnsi="Arial" w:cs="Arial"/>
          <w:sz w:val="24"/>
          <w:szCs w:val="24"/>
        </w:rPr>
      </w:pPr>
      <w:r w:rsidRPr="0059364C">
        <w:rPr>
          <w:rFonts w:ascii="Arial" w:hAnsi="Arial" w:cs="Arial"/>
          <w:sz w:val="24"/>
          <w:szCs w:val="24"/>
        </w:rPr>
        <w:t>30.</w:t>
      </w:r>
      <w:r w:rsidRPr="0059364C">
        <w:rPr>
          <w:rFonts w:ascii="Arial" w:hAnsi="Arial" w:cs="Arial"/>
          <w:sz w:val="24"/>
          <w:szCs w:val="24"/>
        </w:rPr>
        <w:tab/>
        <w:t>Mbulawa ZZ, Mabunda SA. Bacterial vaginosis associated with high rates of sexually transmitted infections among South African adolescent girls and young women. Infection. 2025:1–12.</w:t>
      </w:r>
    </w:p>
    <w:p w14:paraId="1F4E6AE8" w14:textId="77777777" w:rsidR="004D7DE7" w:rsidRPr="0059364C" w:rsidRDefault="004D7DE7" w:rsidP="0059364C">
      <w:pPr>
        <w:rPr>
          <w:rFonts w:ascii="Arial" w:hAnsi="Arial" w:cs="Arial"/>
          <w:sz w:val="24"/>
          <w:szCs w:val="24"/>
          <w:lang w:val="nl-NL"/>
          <w:rPrChange w:id="145" w:author="Upasna Singh" w:date="2026-04-22T16:45:00Z" w16du:dateUtc="2026-04-22T14:45:00Z">
            <w:rPr/>
          </w:rPrChange>
        </w:rPr>
      </w:pPr>
      <w:r w:rsidRPr="0059364C">
        <w:rPr>
          <w:rFonts w:ascii="Arial" w:hAnsi="Arial" w:cs="Arial"/>
          <w:sz w:val="24"/>
          <w:szCs w:val="24"/>
        </w:rPr>
        <w:t>31.</w:t>
      </w:r>
      <w:r w:rsidRPr="0059364C">
        <w:rPr>
          <w:rFonts w:ascii="Arial" w:hAnsi="Arial" w:cs="Arial"/>
          <w:sz w:val="24"/>
          <w:szCs w:val="24"/>
        </w:rPr>
        <w:tab/>
        <w:t xml:space="preserve">Zeng X, An R, Li H. Risk factors of recurrent bacterial vaginosis among women of reproductive age: A cross-sectional study. </w:t>
      </w:r>
      <w:r w:rsidRPr="0059364C">
        <w:rPr>
          <w:rFonts w:ascii="Arial" w:hAnsi="Arial" w:cs="Arial"/>
          <w:sz w:val="24"/>
          <w:szCs w:val="24"/>
          <w:lang w:val="nl-NL"/>
          <w:rPrChange w:id="146" w:author="Upasna Singh" w:date="2026-04-22T16:45:00Z" w16du:dateUtc="2026-04-22T14:45:00Z">
            <w:rPr/>
          </w:rPrChange>
        </w:rPr>
        <w:t>Open Medicine. 2023;18(1):20230743.</w:t>
      </w:r>
    </w:p>
    <w:p w14:paraId="15F69860" w14:textId="77777777" w:rsidR="004D7DE7" w:rsidRPr="0059364C" w:rsidRDefault="004D7DE7" w:rsidP="0059364C">
      <w:pPr>
        <w:rPr>
          <w:rFonts w:ascii="Arial" w:hAnsi="Arial" w:cs="Arial"/>
          <w:sz w:val="24"/>
          <w:szCs w:val="24"/>
        </w:rPr>
      </w:pPr>
      <w:r w:rsidRPr="0059364C">
        <w:rPr>
          <w:rFonts w:ascii="Arial" w:hAnsi="Arial" w:cs="Arial"/>
          <w:sz w:val="24"/>
          <w:szCs w:val="24"/>
          <w:lang w:val="nl-NL"/>
          <w:rPrChange w:id="147" w:author="Upasna Singh" w:date="2026-04-22T16:45:00Z" w16du:dateUtc="2026-04-22T14:45:00Z">
            <w:rPr/>
          </w:rPrChange>
        </w:rPr>
        <w:t>32.</w:t>
      </w:r>
      <w:r w:rsidRPr="0059364C">
        <w:rPr>
          <w:rFonts w:ascii="Arial" w:hAnsi="Arial" w:cs="Arial"/>
          <w:sz w:val="24"/>
          <w:szCs w:val="24"/>
          <w:lang w:val="nl-NL"/>
          <w:rPrChange w:id="148" w:author="Upasna Singh" w:date="2026-04-22T16:45:00Z" w16du:dateUtc="2026-04-22T14:45:00Z">
            <w:rPr/>
          </w:rPrChange>
        </w:rPr>
        <w:tab/>
        <w:t xml:space="preserve">Peebles K, Velloza J, Balkus JE, McClelland RS, Barnabas RV. </w:t>
      </w:r>
      <w:r w:rsidRPr="0059364C">
        <w:rPr>
          <w:rFonts w:ascii="Arial" w:hAnsi="Arial" w:cs="Arial"/>
          <w:sz w:val="24"/>
          <w:szCs w:val="24"/>
        </w:rPr>
        <w:t>High global burden and costs of bacterial vaginosis: a systematic review and meta-analysis. Sexually transmitted diseases. 2019;46(5):304–11.</w:t>
      </w:r>
    </w:p>
    <w:p w14:paraId="39B9504C" w14:textId="77777777" w:rsidR="004D7DE7" w:rsidRPr="0059364C" w:rsidRDefault="004D7DE7" w:rsidP="0059364C">
      <w:pPr>
        <w:rPr>
          <w:rFonts w:ascii="Arial" w:hAnsi="Arial" w:cs="Arial"/>
          <w:sz w:val="24"/>
          <w:szCs w:val="24"/>
        </w:rPr>
      </w:pPr>
      <w:r w:rsidRPr="0059364C">
        <w:rPr>
          <w:rFonts w:ascii="Arial" w:hAnsi="Arial" w:cs="Arial"/>
          <w:sz w:val="24"/>
          <w:szCs w:val="24"/>
        </w:rPr>
        <w:t>33.</w:t>
      </w:r>
      <w:r w:rsidRPr="0059364C">
        <w:rPr>
          <w:rFonts w:ascii="Arial" w:hAnsi="Arial" w:cs="Arial"/>
          <w:sz w:val="24"/>
          <w:szCs w:val="24"/>
        </w:rPr>
        <w:tab/>
        <w:t xml:space="preserve">Barnabas SL, Dabee S, Passmore J-AS, Jaspan HB, Lewis DA, Jaumdally SZ, et al. Converging epidemics of sexually transmitted infections and </w:t>
      </w:r>
      <w:r w:rsidRPr="0059364C">
        <w:rPr>
          <w:rFonts w:ascii="Arial" w:hAnsi="Arial" w:cs="Arial"/>
          <w:sz w:val="24"/>
          <w:szCs w:val="24"/>
        </w:rPr>
        <w:lastRenderedPageBreak/>
        <w:t>bacterial vaginosis in southern African female adolescents at risk of HIV. International journal of STD &amp; AIDS. 2018;29(6):531–9.</w:t>
      </w:r>
    </w:p>
    <w:p w14:paraId="23E895DC" w14:textId="77777777" w:rsidR="004D7DE7" w:rsidRPr="0059364C" w:rsidRDefault="004D7DE7" w:rsidP="0059364C">
      <w:pPr>
        <w:rPr>
          <w:rFonts w:ascii="Arial" w:hAnsi="Arial" w:cs="Arial"/>
          <w:sz w:val="24"/>
          <w:szCs w:val="24"/>
        </w:rPr>
      </w:pPr>
      <w:r w:rsidRPr="0059364C">
        <w:rPr>
          <w:rFonts w:ascii="Arial" w:hAnsi="Arial" w:cs="Arial"/>
          <w:sz w:val="24"/>
          <w:szCs w:val="24"/>
        </w:rPr>
        <w:t>34.</w:t>
      </w:r>
      <w:r w:rsidRPr="0059364C">
        <w:rPr>
          <w:rFonts w:ascii="Arial" w:hAnsi="Arial" w:cs="Arial"/>
          <w:sz w:val="24"/>
          <w:szCs w:val="24"/>
        </w:rPr>
        <w:tab/>
        <w:t>Govender V, Naidoo M, Moodley D. Sexually transmitted infections and bacterial vaginosis among adolescent girls and young women in the early postpartum period: a cross-sectional study. BMC Infectious Diseases. 2024;24(1):898.</w:t>
      </w:r>
    </w:p>
    <w:p w14:paraId="6BBFF771" w14:textId="77777777" w:rsidR="004D7DE7" w:rsidRPr="0059364C" w:rsidRDefault="004D7DE7" w:rsidP="0059364C">
      <w:pPr>
        <w:rPr>
          <w:rFonts w:ascii="Arial" w:hAnsi="Arial" w:cs="Arial"/>
          <w:sz w:val="24"/>
          <w:szCs w:val="24"/>
        </w:rPr>
      </w:pPr>
      <w:r w:rsidRPr="0059364C">
        <w:rPr>
          <w:rFonts w:ascii="Arial" w:hAnsi="Arial" w:cs="Arial"/>
          <w:sz w:val="24"/>
          <w:szCs w:val="24"/>
        </w:rPr>
        <w:t>35.</w:t>
      </w:r>
      <w:r w:rsidRPr="0059364C">
        <w:rPr>
          <w:rFonts w:ascii="Arial" w:hAnsi="Arial" w:cs="Arial"/>
          <w:sz w:val="24"/>
          <w:szCs w:val="24"/>
        </w:rPr>
        <w:tab/>
        <w:t>Singh R, Ramsuran V, Mitchev N, Niehaus AJ, Han KSS, Osman F, et al. Assessing a diagnosis tool for bacterial vaginosis. European Journal of Clinical Microbiology &amp; Infectious Diseases. 2020;39(8):1481–5.</w:t>
      </w:r>
    </w:p>
    <w:p w14:paraId="689EDBF0" w14:textId="77777777" w:rsidR="004D7DE7" w:rsidRPr="0059364C" w:rsidRDefault="004D7DE7" w:rsidP="0059364C">
      <w:pPr>
        <w:rPr>
          <w:rFonts w:ascii="Arial" w:hAnsi="Arial" w:cs="Arial"/>
          <w:sz w:val="24"/>
          <w:szCs w:val="24"/>
          <w:lang w:val="nl-NL"/>
          <w:rPrChange w:id="149" w:author="Upasna Singh" w:date="2026-04-22T16:45:00Z" w16du:dateUtc="2026-04-22T14:45:00Z">
            <w:rPr/>
          </w:rPrChange>
        </w:rPr>
      </w:pPr>
      <w:r w:rsidRPr="0059364C">
        <w:rPr>
          <w:rFonts w:ascii="Arial" w:hAnsi="Arial" w:cs="Arial"/>
          <w:sz w:val="24"/>
          <w:szCs w:val="24"/>
        </w:rPr>
        <w:t>36.</w:t>
      </w:r>
      <w:r w:rsidRPr="0059364C">
        <w:rPr>
          <w:rFonts w:ascii="Arial" w:hAnsi="Arial" w:cs="Arial"/>
          <w:sz w:val="24"/>
          <w:szCs w:val="24"/>
        </w:rPr>
        <w:tab/>
        <w:t xml:space="preserve">Ezeigwe C, Eleje G, Anikwe C. Effectiveness of Gardnerella vaginalis culture and Nugent scoring in identifying bacterial vaginosis in pregnant women. </w:t>
      </w:r>
      <w:r w:rsidRPr="0059364C">
        <w:rPr>
          <w:rFonts w:ascii="Arial" w:hAnsi="Arial" w:cs="Arial"/>
          <w:sz w:val="24"/>
          <w:szCs w:val="24"/>
          <w:lang w:val="nl-NL"/>
          <w:rPrChange w:id="150" w:author="Upasna Singh" w:date="2026-04-22T16:45:00Z" w16du:dateUtc="2026-04-22T14:45:00Z">
            <w:rPr/>
          </w:rPrChange>
        </w:rPr>
        <w:t>Infect Dis Res. 2023;4(2):10.</w:t>
      </w:r>
    </w:p>
    <w:p w14:paraId="36B73A04" w14:textId="77777777" w:rsidR="004D7DE7" w:rsidRPr="0059364C" w:rsidRDefault="004D7DE7" w:rsidP="0059364C">
      <w:pPr>
        <w:rPr>
          <w:rFonts w:ascii="Arial" w:hAnsi="Arial" w:cs="Arial"/>
          <w:sz w:val="24"/>
          <w:szCs w:val="24"/>
        </w:rPr>
      </w:pPr>
      <w:r w:rsidRPr="0059364C">
        <w:rPr>
          <w:rFonts w:ascii="Arial" w:hAnsi="Arial" w:cs="Arial"/>
          <w:sz w:val="24"/>
          <w:szCs w:val="24"/>
          <w:lang w:val="nl-NL"/>
          <w:rPrChange w:id="151" w:author="Upasna Singh" w:date="2026-04-22T16:45:00Z" w16du:dateUtc="2026-04-22T14:45:00Z">
            <w:rPr/>
          </w:rPrChange>
        </w:rPr>
        <w:t>37.</w:t>
      </w:r>
      <w:r w:rsidRPr="0059364C">
        <w:rPr>
          <w:rFonts w:ascii="Arial" w:hAnsi="Arial" w:cs="Arial"/>
          <w:sz w:val="24"/>
          <w:szCs w:val="24"/>
          <w:lang w:val="nl-NL"/>
          <w:rPrChange w:id="152" w:author="Upasna Singh" w:date="2026-04-22T16:45:00Z" w16du:dateUtc="2026-04-22T14:45:00Z">
            <w:rPr/>
          </w:rPrChange>
        </w:rPr>
        <w:tab/>
        <w:t xml:space="preserve">Lokken EM, Jisuvei C, Oyaro B, Shafi J, Nyaigero M, Kinuthia J, et al. </w:t>
      </w:r>
      <w:r w:rsidRPr="0059364C">
        <w:rPr>
          <w:rFonts w:ascii="Arial" w:hAnsi="Arial" w:cs="Arial"/>
          <w:sz w:val="24"/>
          <w:szCs w:val="24"/>
        </w:rPr>
        <w:t>Nugent score, Amsel's criteria, and a point-of-care rapid test for diagnosis of bacterial vaginosis: performance in a cohort of Kenyan women. Sexually transmitted diseases. 2022;49(1):e22–e5.</w:t>
      </w:r>
    </w:p>
    <w:p w14:paraId="082F5D10" w14:textId="77777777" w:rsidR="004D7DE7" w:rsidRPr="0059364C" w:rsidRDefault="004D7DE7" w:rsidP="0059364C">
      <w:pPr>
        <w:rPr>
          <w:rFonts w:ascii="Arial" w:hAnsi="Arial" w:cs="Arial"/>
          <w:sz w:val="24"/>
          <w:szCs w:val="24"/>
        </w:rPr>
      </w:pPr>
      <w:r w:rsidRPr="0059364C">
        <w:rPr>
          <w:rFonts w:ascii="Arial" w:hAnsi="Arial" w:cs="Arial"/>
          <w:sz w:val="24"/>
          <w:szCs w:val="24"/>
        </w:rPr>
        <w:t>38.</w:t>
      </w:r>
      <w:r w:rsidRPr="0059364C">
        <w:rPr>
          <w:rFonts w:ascii="Arial" w:hAnsi="Arial" w:cs="Arial"/>
          <w:sz w:val="24"/>
          <w:szCs w:val="24"/>
        </w:rPr>
        <w:tab/>
        <w:t>Richter SS, Otiso J, Goje OJ, Vogel S, Aebly J, Keller G, et al. Prospective evaluation of molecular assays for diagnosis of vaginitis. Journal of Clinical Microbiology. 2019;58(1):10.1128/jcm. 01264–19.</w:t>
      </w:r>
    </w:p>
    <w:p w14:paraId="75CF7ACB" w14:textId="77777777" w:rsidR="004D7DE7" w:rsidRPr="0059364C" w:rsidRDefault="004D7DE7" w:rsidP="0059364C">
      <w:pPr>
        <w:rPr>
          <w:rFonts w:ascii="Arial" w:hAnsi="Arial" w:cs="Arial"/>
          <w:sz w:val="24"/>
          <w:szCs w:val="24"/>
        </w:rPr>
      </w:pPr>
      <w:r w:rsidRPr="0059364C">
        <w:rPr>
          <w:rFonts w:ascii="Arial" w:hAnsi="Arial" w:cs="Arial"/>
          <w:sz w:val="24"/>
          <w:szCs w:val="24"/>
        </w:rPr>
        <w:t>39.</w:t>
      </w:r>
      <w:r w:rsidRPr="0059364C">
        <w:rPr>
          <w:rFonts w:ascii="Arial" w:hAnsi="Arial" w:cs="Arial"/>
          <w:sz w:val="24"/>
          <w:szCs w:val="24"/>
        </w:rPr>
        <w:tab/>
        <w:t>Savicheva AM. Molecular testing for the diagnosis of bacterial vaginosis. International Journal of Molecular Sciences. 2023;25(1):449.</w:t>
      </w:r>
    </w:p>
    <w:p w14:paraId="28EF2D20" w14:textId="77777777" w:rsidR="004D7DE7" w:rsidRPr="0059364C" w:rsidRDefault="004D7DE7" w:rsidP="0059364C">
      <w:pPr>
        <w:rPr>
          <w:rFonts w:ascii="Arial" w:hAnsi="Arial" w:cs="Arial"/>
          <w:sz w:val="24"/>
          <w:szCs w:val="24"/>
        </w:rPr>
      </w:pPr>
      <w:r w:rsidRPr="0059364C">
        <w:rPr>
          <w:rFonts w:ascii="Arial" w:hAnsi="Arial" w:cs="Arial"/>
          <w:sz w:val="24"/>
          <w:szCs w:val="24"/>
        </w:rPr>
        <w:t>40.</w:t>
      </w:r>
      <w:r w:rsidRPr="0059364C">
        <w:rPr>
          <w:rFonts w:ascii="Arial" w:hAnsi="Arial" w:cs="Arial"/>
          <w:sz w:val="24"/>
          <w:szCs w:val="24"/>
        </w:rPr>
        <w:tab/>
        <w:t>Atanasievska S, Nenadić D, Stanković S, Protić ĐV, Ristanović E. Bacterial vaginosis: Diagnostic dilemma and implications. Vojnosanitetski pregled. 2023;80(1):9–15.</w:t>
      </w:r>
    </w:p>
    <w:p w14:paraId="4989F262" w14:textId="77777777" w:rsidR="004D7DE7" w:rsidRPr="0059364C" w:rsidRDefault="004D7DE7" w:rsidP="0059364C">
      <w:pPr>
        <w:rPr>
          <w:rFonts w:ascii="Arial" w:hAnsi="Arial" w:cs="Arial"/>
          <w:sz w:val="24"/>
          <w:szCs w:val="24"/>
        </w:rPr>
      </w:pPr>
      <w:r w:rsidRPr="0059364C">
        <w:rPr>
          <w:rFonts w:ascii="Arial" w:hAnsi="Arial" w:cs="Arial"/>
          <w:sz w:val="24"/>
          <w:szCs w:val="24"/>
        </w:rPr>
        <w:t>41.</w:t>
      </w:r>
      <w:r w:rsidRPr="0059364C">
        <w:rPr>
          <w:rFonts w:ascii="Arial" w:hAnsi="Arial" w:cs="Arial"/>
          <w:sz w:val="24"/>
          <w:szCs w:val="24"/>
        </w:rPr>
        <w:tab/>
        <w:t>Roachford OSE, Alleyne AT, Nelson KE. Insights into the vaginal microbiome in a diverse group of women of African, Asian and European ancestries. PeerJ. 2022;10:e14449.</w:t>
      </w:r>
    </w:p>
    <w:p w14:paraId="1D6682E3" w14:textId="77777777" w:rsidR="004D7DE7" w:rsidRPr="0059364C" w:rsidRDefault="004D7DE7" w:rsidP="0059364C">
      <w:pPr>
        <w:rPr>
          <w:rFonts w:ascii="Arial" w:hAnsi="Arial" w:cs="Arial"/>
          <w:sz w:val="24"/>
          <w:szCs w:val="24"/>
        </w:rPr>
      </w:pPr>
      <w:r w:rsidRPr="0059364C">
        <w:rPr>
          <w:rFonts w:ascii="Arial" w:hAnsi="Arial" w:cs="Arial"/>
          <w:sz w:val="24"/>
          <w:szCs w:val="24"/>
        </w:rPr>
        <w:t>42.</w:t>
      </w:r>
      <w:r w:rsidRPr="0059364C">
        <w:rPr>
          <w:rFonts w:ascii="Arial" w:hAnsi="Arial" w:cs="Arial"/>
          <w:sz w:val="24"/>
          <w:szCs w:val="24"/>
        </w:rPr>
        <w:tab/>
        <w:t>Gosmann C, Anahtar MN, Handley SA, Farcasanu M, Abu-Ali G, Bowman BA, et al. Lactobacillus-Deficient Cervicovaginal Bacterial Communities Are Associated with Increased HIV Acquisition in Young South African Women. Immunity. 2017;46(1):29–37.</w:t>
      </w:r>
    </w:p>
    <w:p w14:paraId="2F55D35B" w14:textId="77777777" w:rsidR="004D7DE7" w:rsidRPr="0059364C" w:rsidRDefault="004D7DE7" w:rsidP="0059364C">
      <w:pPr>
        <w:rPr>
          <w:rFonts w:ascii="Arial" w:hAnsi="Arial" w:cs="Arial"/>
          <w:sz w:val="24"/>
          <w:szCs w:val="24"/>
        </w:rPr>
      </w:pPr>
      <w:r w:rsidRPr="0059364C">
        <w:rPr>
          <w:rFonts w:ascii="Arial" w:hAnsi="Arial" w:cs="Arial"/>
          <w:sz w:val="24"/>
          <w:szCs w:val="24"/>
        </w:rPr>
        <w:t>43.</w:t>
      </w:r>
      <w:r w:rsidRPr="0059364C">
        <w:rPr>
          <w:rFonts w:ascii="Arial" w:hAnsi="Arial" w:cs="Arial"/>
          <w:sz w:val="24"/>
          <w:szCs w:val="24"/>
        </w:rPr>
        <w:tab/>
        <w:t>Armstrong E, Liu R, Pollock J, Huibner S, Udayakumar S, Irungu E, et al. Quantitative profiling of the vaginal microbiota improves resolution of the microbiota-immune axis. Microbiome. 2025;13(1):39.</w:t>
      </w:r>
    </w:p>
    <w:p w14:paraId="37BBE034" w14:textId="77777777" w:rsidR="004D7DE7" w:rsidRPr="0059364C" w:rsidRDefault="004D7DE7" w:rsidP="0059364C">
      <w:pPr>
        <w:rPr>
          <w:rFonts w:ascii="Arial" w:hAnsi="Arial" w:cs="Arial"/>
          <w:sz w:val="24"/>
          <w:szCs w:val="24"/>
        </w:rPr>
      </w:pPr>
      <w:r w:rsidRPr="0059364C">
        <w:rPr>
          <w:rFonts w:ascii="Arial" w:hAnsi="Arial" w:cs="Arial"/>
          <w:sz w:val="24"/>
          <w:szCs w:val="24"/>
        </w:rPr>
        <w:lastRenderedPageBreak/>
        <w:t>44.</w:t>
      </w:r>
      <w:r w:rsidRPr="0059364C">
        <w:rPr>
          <w:rFonts w:ascii="Arial" w:hAnsi="Arial" w:cs="Arial"/>
          <w:sz w:val="24"/>
          <w:szCs w:val="24"/>
        </w:rPr>
        <w:tab/>
        <w:t>Mollin A, Katta M, Sobel JD, Akins RA. Association of key species of vaginal bacteria of recurrent bacterial vaginosis patients before and after oral metronidazole therapy with short-and long-term clinical outcomes. PLoS One. 2022;17(7):e0272012.</w:t>
      </w:r>
    </w:p>
    <w:p w14:paraId="161E30F7" w14:textId="77777777" w:rsidR="004D7DE7" w:rsidRPr="0059364C" w:rsidRDefault="004D7DE7" w:rsidP="0059364C">
      <w:pPr>
        <w:rPr>
          <w:rFonts w:ascii="Arial" w:hAnsi="Arial" w:cs="Arial"/>
          <w:sz w:val="24"/>
          <w:szCs w:val="24"/>
        </w:rPr>
      </w:pPr>
      <w:r w:rsidRPr="0059364C">
        <w:rPr>
          <w:rFonts w:ascii="Arial" w:hAnsi="Arial" w:cs="Arial"/>
          <w:sz w:val="24"/>
          <w:szCs w:val="24"/>
        </w:rPr>
        <w:t>45.</w:t>
      </w:r>
      <w:r w:rsidRPr="0059364C">
        <w:rPr>
          <w:rFonts w:ascii="Arial" w:hAnsi="Arial" w:cs="Arial"/>
          <w:sz w:val="24"/>
          <w:szCs w:val="24"/>
        </w:rPr>
        <w:tab/>
        <w:t>Reiter S, Kellogg Spadt S. Bacterial vaginosis: a primer for clinicians. Postgraduate medicine. 2019;131(1):8–18.</w:t>
      </w:r>
    </w:p>
    <w:p w14:paraId="7A5078C5" w14:textId="77777777" w:rsidR="004D7DE7" w:rsidRPr="0059364C" w:rsidRDefault="004D7DE7" w:rsidP="0059364C">
      <w:pPr>
        <w:rPr>
          <w:rFonts w:ascii="Arial" w:hAnsi="Arial" w:cs="Arial"/>
          <w:sz w:val="24"/>
          <w:szCs w:val="24"/>
        </w:rPr>
      </w:pPr>
      <w:r w:rsidRPr="0059364C">
        <w:rPr>
          <w:rFonts w:ascii="Arial" w:hAnsi="Arial" w:cs="Arial"/>
          <w:sz w:val="24"/>
          <w:szCs w:val="24"/>
        </w:rPr>
        <w:t>46.</w:t>
      </w:r>
      <w:r w:rsidRPr="0059364C">
        <w:rPr>
          <w:rFonts w:ascii="Arial" w:hAnsi="Arial" w:cs="Arial"/>
          <w:sz w:val="24"/>
          <w:szCs w:val="24"/>
        </w:rPr>
        <w:tab/>
        <w:t>Srinivasan S, Hoffman NG, Morgan MT, Matsen FA, Fiedler TL, Hall RW, et al. Bacterial communities in women with bacterial vaginosis: high resolution phylogenetic analyses reveal relationships of microbiota to clinical criteria. PloS one. 2012;7(6):e37818.</w:t>
      </w:r>
    </w:p>
    <w:p w14:paraId="44BBEDE5" w14:textId="77777777" w:rsidR="004D7DE7" w:rsidRPr="0059364C" w:rsidRDefault="004D7DE7" w:rsidP="0059364C">
      <w:pPr>
        <w:rPr>
          <w:rFonts w:ascii="Arial" w:hAnsi="Arial" w:cs="Arial"/>
          <w:sz w:val="24"/>
          <w:szCs w:val="24"/>
        </w:rPr>
      </w:pPr>
      <w:r w:rsidRPr="0059364C">
        <w:rPr>
          <w:rFonts w:ascii="Arial" w:hAnsi="Arial" w:cs="Arial"/>
          <w:sz w:val="24"/>
          <w:szCs w:val="24"/>
        </w:rPr>
        <w:t>47.</w:t>
      </w:r>
      <w:r w:rsidRPr="0059364C">
        <w:rPr>
          <w:rFonts w:ascii="Arial" w:hAnsi="Arial" w:cs="Arial"/>
          <w:sz w:val="24"/>
          <w:szCs w:val="24"/>
        </w:rPr>
        <w:tab/>
        <w:t>Coleman JS, Gaydos CA. Molecular diagnosis of bacterial vaginosis: an update. Journal of clinical microbiology. 2018;56(9):10.1128/jcm. 00342–18.</w:t>
      </w:r>
    </w:p>
    <w:p w14:paraId="0A5437BF" w14:textId="77777777" w:rsidR="004D7DE7" w:rsidRPr="0059364C" w:rsidRDefault="004D7DE7" w:rsidP="0059364C">
      <w:pPr>
        <w:rPr>
          <w:rFonts w:ascii="Arial" w:hAnsi="Arial" w:cs="Arial"/>
          <w:sz w:val="24"/>
          <w:szCs w:val="24"/>
        </w:rPr>
      </w:pPr>
      <w:r w:rsidRPr="0059364C">
        <w:rPr>
          <w:rFonts w:ascii="Arial" w:hAnsi="Arial" w:cs="Arial"/>
          <w:sz w:val="24"/>
          <w:szCs w:val="24"/>
        </w:rPr>
        <w:t>48.</w:t>
      </w:r>
      <w:r w:rsidRPr="0059364C">
        <w:rPr>
          <w:rFonts w:ascii="Arial" w:hAnsi="Arial" w:cs="Arial"/>
          <w:sz w:val="24"/>
          <w:szCs w:val="24"/>
        </w:rPr>
        <w:tab/>
        <w:t>Zheng N, Guo R, Wang J, Zhou W, Ling Z. Contribution of Lactobacillus iners to vaginal health and diseases: a systematic review. Frontiers in cellular and infection microbiology. 2021;11:792787.</w:t>
      </w:r>
    </w:p>
    <w:p w14:paraId="5FFA6530" w14:textId="77777777" w:rsidR="004D7DE7" w:rsidRPr="0059364C" w:rsidRDefault="004D7DE7" w:rsidP="0059364C">
      <w:pPr>
        <w:rPr>
          <w:rFonts w:ascii="Arial" w:hAnsi="Arial" w:cs="Arial"/>
          <w:sz w:val="24"/>
          <w:szCs w:val="24"/>
        </w:rPr>
      </w:pPr>
      <w:r w:rsidRPr="0059364C">
        <w:rPr>
          <w:rFonts w:ascii="Arial" w:hAnsi="Arial" w:cs="Arial"/>
          <w:sz w:val="24"/>
          <w:szCs w:val="24"/>
        </w:rPr>
        <w:t>49.</w:t>
      </w:r>
      <w:r w:rsidRPr="0059364C">
        <w:rPr>
          <w:rFonts w:ascii="Arial" w:hAnsi="Arial" w:cs="Arial"/>
          <w:sz w:val="24"/>
          <w:szCs w:val="24"/>
        </w:rPr>
        <w:tab/>
        <w:t>Verwijs MC, Agaba SK, Darby AC, van de Wijgert J. Impact of Oral Metronidazole Treatment on the Vaginal Microbiota and Correlates of Treatment Failure. Am J Obstet Gynecol. 2019.</w:t>
      </w:r>
    </w:p>
    <w:p w14:paraId="02CC0C30" w14:textId="77777777" w:rsidR="004D7DE7" w:rsidRPr="0059364C" w:rsidRDefault="004D7DE7" w:rsidP="0059364C">
      <w:pPr>
        <w:rPr>
          <w:rFonts w:ascii="Arial" w:hAnsi="Arial" w:cs="Arial"/>
          <w:sz w:val="24"/>
          <w:szCs w:val="24"/>
        </w:rPr>
      </w:pPr>
      <w:r w:rsidRPr="0059364C">
        <w:rPr>
          <w:rFonts w:ascii="Arial" w:hAnsi="Arial" w:cs="Arial"/>
          <w:sz w:val="24"/>
          <w:szCs w:val="24"/>
        </w:rPr>
        <w:t>50.</w:t>
      </w:r>
      <w:r w:rsidRPr="0059364C">
        <w:rPr>
          <w:rFonts w:ascii="Arial" w:hAnsi="Arial" w:cs="Arial"/>
          <w:sz w:val="24"/>
          <w:szCs w:val="24"/>
        </w:rPr>
        <w:tab/>
        <w:t>Kramer M. The Vaginal Microbiome in Health and Disease: University of Rijeka. Faculty of Medicine; 2024.</w:t>
      </w:r>
    </w:p>
    <w:p w14:paraId="24474A09" w14:textId="2408DB26" w:rsidR="00311B1D" w:rsidRPr="0059364C" w:rsidRDefault="007D387B" w:rsidP="0059364C">
      <w:pPr>
        <w:rPr>
          <w:rFonts w:ascii="Arial" w:hAnsi="Arial" w:cs="Arial"/>
          <w:sz w:val="24"/>
          <w:szCs w:val="24"/>
        </w:rPr>
      </w:pPr>
      <w:r w:rsidRPr="0059364C">
        <w:rPr>
          <w:rFonts w:ascii="Arial" w:hAnsi="Arial" w:cs="Arial"/>
          <w:sz w:val="24"/>
          <w:szCs w:val="24"/>
        </w:rPr>
        <w:fldChar w:fldCharType="end"/>
      </w:r>
    </w:p>
    <w:sectPr w:rsidR="00311B1D" w:rsidRPr="0059364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Upasna Singh" w:date="2025-11-29T12:04:00Z" w:initials="US">
    <w:p w14:paraId="097F3376" w14:textId="77777777" w:rsidR="0030509E" w:rsidRDefault="0030509E" w:rsidP="0030509E">
      <w:pPr>
        <w:pStyle w:val="CommentText"/>
      </w:pPr>
      <w:r>
        <w:rPr>
          <w:rStyle w:val="CommentReference"/>
        </w:rPr>
        <w:annotationRef/>
      </w:r>
      <w:r>
        <w:t>Should I mention the SOC triple therapy used at day 16?</w:t>
      </w:r>
    </w:p>
  </w:comment>
  <w:comment w:id="82" w:author="Upasna Singh" w:date="2026-04-22T16:39:00Z" w:initials="US">
    <w:p w14:paraId="4506490D" w14:textId="77777777" w:rsidR="00F838AB" w:rsidRDefault="00EA12AD" w:rsidP="00F838AB">
      <w:pPr>
        <w:pStyle w:val="CommentText"/>
      </w:pPr>
      <w:r>
        <w:rPr>
          <w:rStyle w:val="CommentReference"/>
        </w:rPr>
        <w:annotationRef/>
      </w:r>
      <w:r w:rsidR="00F838AB">
        <w:rPr>
          <w:lang w:val="en-ZA"/>
        </w:rPr>
        <w:t xml:space="preserve">@Graceful please may you assist with the name and version of the system used for the final analysis, and the particular statistical equations which were applied to this analysis. </w:t>
      </w:r>
    </w:p>
  </w:comment>
  <w:comment w:id="83" w:author="Graceful Mulenga" w:date="2026-05-19T11:13:00Z" w:initials="GM">
    <w:p w14:paraId="37FB9B5E" w14:textId="77777777" w:rsidR="001D315B" w:rsidRDefault="001D315B" w:rsidP="001D315B">
      <w:r>
        <w:rPr>
          <w:rStyle w:val="CommentReference"/>
        </w:rPr>
        <w:annotationRef/>
      </w:r>
      <w:r>
        <w:rPr>
          <w:sz w:val="20"/>
          <w:szCs w:val="20"/>
        </w:rPr>
        <w:t>Hi Upasna. I've added the version information. I'm not  sure what you mean by statistical equations. ,Ideally  each method or statistical test should be described in the Methods section under the relevant subsection for that specific test or analysis used.</w:t>
      </w:r>
    </w:p>
  </w:comment>
  <w:comment w:id="90" w:author="Upasna Singh" w:date="2026-04-22T18:58:00Z" w:initials="US">
    <w:p w14:paraId="5DE48398" w14:textId="77777777" w:rsidR="0065113C" w:rsidRDefault="0065113C" w:rsidP="0065113C">
      <w:pPr>
        <w:pStyle w:val="CommentText"/>
      </w:pPr>
      <w:r>
        <w:rPr>
          <w:rStyle w:val="CommentReference"/>
        </w:rPr>
        <w:annotationRef/>
      </w:r>
      <w:r>
        <w:t>Would this be the correct term to use?</w:t>
      </w:r>
    </w:p>
  </w:comment>
  <w:comment w:id="91" w:author="Graceful Mulenga" w:date="2026-05-19T11:15:00Z" w:initials="GM">
    <w:p w14:paraId="58CC05FC" w14:textId="77777777" w:rsidR="009F28E0" w:rsidRDefault="009F28E0" w:rsidP="009F28E0">
      <w:r>
        <w:rPr>
          <w:rStyle w:val="CommentReference"/>
        </w:rPr>
        <w:annotationRef/>
      </w:r>
      <w:r>
        <w:rPr>
          <w:sz w:val="20"/>
          <w:szCs w:val="20"/>
        </w:rPr>
        <w:t>Please correct it accordingly. I downloaded this from the dashboard and did not make any changes to the title.</w:t>
      </w:r>
    </w:p>
  </w:comment>
  <w:comment w:id="92" w:author="Upasna Singh" w:date="2026-04-22T16:52:00Z" w:initials="US">
    <w:p w14:paraId="21F5D036" w14:textId="17E0BEB3" w:rsidR="006327C1" w:rsidRDefault="006327C1" w:rsidP="006327C1">
      <w:pPr>
        <w:pStyle w:val="CommentText"/>
      </w:pPr>
      <w:r>
        <w:rPr>
          <w:rStyle w:val="CommentReference"/>
        </w:rPr>
        <w:annotationRef/>
      </w:r>
      <w:r>
        <w:rPr>
          <w:lang w:val="en-ZA"/>
        </w:rPr>
        <w:t>Should we keep this?</w:t>
      </w:r>
    </w:p>
  </w:comment>
  <w:comment w:id="93" w:author="Graceful Mulenga" w:date="2026-05-19T11:15:00Z" w:initials="GM">
    <w:p w14:paraId="0D57DC04" w14:textId="77777777" w:rsidR="0067144D" w:rsidRDefault="0067144D" w:rsidP="0067144D">
      <w:r>
        <w:rPr>
          <w:rStyle w:val="CommentReference"/>
        </w:rPr>
        <w:annotationRef/>
      </w:r>
      <w:r>
        <w:rPr>
          <w:sz w:val="20"/>
          <w:szCs w:val="20"/>
        </w:rPr>
        <w:t>Oh no. It can be removed.,</w:t>
      </w:r>
    </w:p>
  </w:comment>
  <w:comment w:id="94" w:author="Upasna Singh" w:date="2026-04-22T18:56:00Z" w:initials="US">
    <w:p w14:paraId="26AF00B1" w14:textId="77777777" w:rsidR="00B17CE5" w:rsidRDefault="00B17CE5" w:rsidP="00B17CE5">
      <w:pPr>
        <w:pStyle w:val="CommentText"/>
      </w:pPr>
      <w:r>
        <w:rPr>
          <w:rStyle w:val="CommentReference"/>
        </w:rPr>
        <w:annotationRef/>
      </w:r>
      <w:r>
        <w:t>@mxolisi please may you assist us with filtering this information from the baseline questionnaire for only those women who were enrolled. We can do a call to clarify which questions these are speaking to on the CRF.</w:t>
      </w:r>
    </w:p>
  </w:comment>
  <w:comment w:id="95" w:author="Upasna Singh" w:date="2026-04-22T19:05:00Z" w:initials="US">
    <w:p w14:paraId="40BE1E41" w14:textId="77777777" w:rsidR="00C52104" w:rsidRDefault="00C52104" w:rsidP="00C52104">
      <w:pPr>
        <w:pStyle w:val="CommentText"/>
      </w:pPr>
      <w:r>
        <w:rPr>
          <w:rStyle w:val="CommentReference"/>
        </w:rPr>
        <w:annotationRef/>
      </w:r>
      <w:r>
        <w:t>@mxolisi please may you assist us with filtering this data for only those who were enrolled into the study.</w:t>
      </w:r>
    </w:p>
  </w:comment>
  <w:comment w:id="96" w:author="Upasna Singh" w:date="2026-04-22T19:21:00Z" w:initials="US">
    <w:p w14:paraId="68CC0BF2" w14:textId="77777777" w:rsidR="00D234FB" w:rsidRDefault="00F1544E" w:rsidP="00D234FB">
      <w:pPr>
        <w:pStyle w:val="CommentText"/>
      </w:pPr>
      <w:r>
        <w:rPr>
          <w:rStyle w:val="CommentReference"/>
        </w:rPr>
        <w:annotationRef/>
      </w:r>
      <w:r w:rsidR="00D234FB">
        <w:t xml:space="preserve">Can we check this? we should not have an enrolled participant without a weight. </w:t>
      </w:r>
    </w:p>
  </w:comment>
  <w:comment w:id="97" w:author="Graceful Mulenga" w:date="2026-05-19T11:27:00Z" w:initials="GM">
    <w:p w14:paraId="387A98E2" w14:textId="77777777" w:rsidR="00184528" w:rsidRDefault="00184528" w:rsidP="00184528">
      <w:r>
        <w:rPr>
          <w:rStyle w:val="CommentReference"/>
        </w:rPr>
        <w:annotationRef/>
      </w:r>
      <w:r>
        <w:rPr>
          <w:sz w:val="20"/>
          <w:szCs w:val="20"/>
        </w:rPr>
        <w:t>I have 99 on my side, i will share the Vital_signs_table as well from the dashboard, otherwise you can confirm with the raw data from Mx.</w:t>
      </w:r>
    </w:p>
  </w:comment>
  <w:comment w:id="98" w:author="Upasna Singh" w:date="2026-04-22T21:12:00Z" w:initials="US">
    <w:p w14:paraId="12C30BDD" w14:textId="77777777" w:rsidR="00C41858" w:rsidRDefault="00C41858" w:rsidP="00C41858">
      <w:pPr>
        <w:pStyle w:val="CommentText"/>
      </w:pPr>
      <w:r>
        <w:rPr>
          <w:rStyle w:val="CommentReference"/>
        </w:rPr>
        <w:annotationRef/>
      </w:r>
      <w:r>
        <w:t>Should we keep this?</w:t>
      </w:r>
    </w:p>
  </w:comment>
  <w:comment w:id="99" w:author="Graceful Mulenga" w:date="2026-05-19T11:27:00Z" w:initials="GM">
    <w:p w14:paraId="5F3DA924" w14:textId="77777777" w:rsidR="00184528" w:rsidRDefault="00184528" w:rsidP="00184528">
      <w:r>
        <w:rPr>
          <w:rStyle w:val="CommentReference"/>
        </w:rPr>
        <w:annotationRef/>
      </w:r>
      <w:r>
        <w:rPr>
          <w:sz w:val="20"/>
          <w:szCs w:val="20"/>
        </w:rPr>
        <w:t>It can be removed.</w:t>
      </w:r>
    </w:p>
    <w:p w14:paraId="450F9AB8" w14:textId="77777777" w:rsidR="00184528" w:rsidRDefault="00184528" w:rsidP="00184528"/>
  </w:comment>
  <w:comment w:id="100" w:author="Upasna Singh" w:date="2026-04-22T20:01:00Z" w:initials="US">
    <w:p w14:paraId="36B43E9D" w14:textId="77777777" w:rsidR="00624884" w:rsidRDefault="00624884" w:rsidP="00624884">
      <w:pPr>
        <w:pStyle w:val="CommentText"/>
      </w:pPr>
      <w:r>
        <w:rPr>
          <w:rStyle w:val="CommentReference"/>
        </w:rPr>
        <w:annotationRef/>
      </w:r>
      <w:r>
        <w:t>Can we somehow show the loss of the 3 participants for day 24 for each organism?</w:t>
      </w:r>
    </w:p>
  </w:comment>
  <w:comment w:id="101" w:author="Graceful Mulenga" w:date="2026-05-19T11:28:00Z" w:initials="GM">
    <w:p w14:paraId="6C1F5A13" w14:textId="77777777" w:rsidR="0067443F" w:rsidRDefault="0067443F" w:rsidP="0067443F">
      <w:r>
        <w:rPr>
          <w:rStyle w:val="CommentReference"/>
        </w:rPr>
        <w:annotationRef/>
      </w:r>
      <w:r>
        <w:rPr>
          <w:sz w:val="20"/>
          <w:szCs w:val="20"/>
        </w:rPr>
        <w:t>WE can discuss this. I am not sure i understand</w:t>
      </w:r>
    </w:p>
  </w:comment>
  <w:comment w:id="102" w:author="Upasna Singh" w:date="2026-04-22T20:00:00Z" w:initials="US">
    <w:p w14:paraId="2CC79253" w14:textId="77777777" w:rsidR="00C966AC" w:rsidRDefault="00C966AC" w:rsidP="00C966AC">
      <w:pPr>
        <w:pStyle w:val="CommentText"/>
      </w:pPr>
      <w:r>
        <w:rPr>
          <w:rStyle w:val="CommentReference"/>
        </w:rPr>
        <w:annotationRef/>
      </w:r>
      <w:r>
        <w:t>Totals for days 16 and 24 are missing</w:t>
      </w:r>
    </w:p>
  </w:comment>
  <w:comment w:id="103" w:author="Graceful Mulenga" w:date="2026-05-19T11:42:00Z" w:initials="GM">
    <w:p w14:paraId="3612D30B" w14:textId="77777777" w:rsidR="00CA749B" w:rsidRDefault="00CA749B" w:rsidP="00CA749B">
      <w:r>
        <w:rPr>
          <w:rStyle w:val="CommentReference"/>
        </w:rPr>
        <w:annotationRef/>
      </w:r>
      <w:r>
        <w:rPr>
          <w:sz w:val="20"/>
          <w:szCs w:val="20"/>
        </w:rPr>
        <w:t>I will also share another full table  which may be helpful. Otherwise, I believe the descriptive statistics can always be double-checked on your side using the data</w:t>
      </w:r>
    </w:p>
  </w:comment>
  <w:comment w:id="104" w:author="Upasna Singh" w:date="2026-04-22T21:48:00Z" w:initials="US">
    <w:p w14:paraId="7C32AA51" w14:textId="77777777" w:rsidR="00747591" w:rsidRDefault="00747591" w:rsidP="00747591">
      <w:pPr>
        <w:pStyle w:val="CommentText"/>
      </w:pPr>
      <w:r>
        <w:rPr>
          <w:rStyle w:val="CommentReference"/>
        </w:rPr>
        <w:annotationRef/>
      </w:r>
      <w:r>
        <w:t>Day 24 data missing</w:t>
      </w:r>
    </w:p>
  </w:comment>
  <w:comment w:id="105" w:author="Graceful Mulenga" w:date="2026-05-19T11:43:00Z" w:initials="GM">
    <w:p w14:paraId="7DBCA336" w14:textId="77777777" w:rsidR="00E677AD" w:rsidRDefault="00E677AD" w:rsidP="00E677AD">
      <w:r>
        <w:rPr>
          <w:rStyle w:val="CommentReference"/>
        </w:rPr>
        <w:annotationRef/>
      </w:r>
      <w:r>
        <w:rPr>
          <w:sz w:val="20"/>
          <w:szCs w:val="20"/>
        </w:rPr>
        <w:t xml:space="preserve">Please confirm if this data was coming from me. </w:t>
      </w:r>
    </w:p>
  </w:comment>
  <w:comment w:id="106" w:author="Upasna Singh" w:date="2026-04-22T20:26:00Z" w:initials="US">
    <w:p w14:paraId="51D034CF" w14:textId="77777777" w:rsidR="003F3779" w:rsidRDefault="003F3779" w:rsidP="003F3779">
      <w:pPr>
        <w:pStyle w:val="CommentText"/>
      </w:pPr>
      <w:r>
        <w:rPr>
          <w:rStyle w:val="CommentReference"/>
        </w:rPr>
        <w:annotationRef/>
      </w:r>
      <w:r>
        <w:t>Can we add N-values here for each day</w:t>
      </w:r>
    </w:p>
  </w:comment>
  <w:comment w:id="107" w:author="Graceful Mulenga" w:date="2026-05-19T11:48:00Z" w:initials="GM">
    <w:p w14:paraId="276DC00D" w14:textId="77777777" w:rsidR="006121C8" w:rsidRDefault="006121C8" w:rsidP="006121C8">
      <w:r>
        <w:rPr>
          <w:rStyle w:val="CommentReference"/>
        </w:rPr>
        <w:annotationRef/>
      </w:r>
      <w:r>
        <w:rPr>
          <w:sz w:val="20"/>
          <w:szCs w:val="20"/>
        </w:rPr>
        <w:t>By N do you mean the totals for each day? I believe you can.</w:t>
      </w:r>
    </w:p>
  </w:comment>
  <w:comment w:id="108" w:author="Upasna Singh" w:date="2026-04-22T22:04:00Z" w:initials="US">
    <w:p w14:paraId="10CE1B5E" w14:textId="77777777" w:rsidR="000F6F69" w:rsidRDefault="00314662" w:rsidP="000F6F69">
      <w:pPr>
        <w:pStyle w:val="CommentText"/>
      </w:pPr>
      <w:r>
        <w:rPr>
          <w:rStyle w:val="CommentReference"/>
        </w:rPr>
        <w:annotationRef/>
      </w:r>
      <w:r w:rsidR="000F6F69">
        <w:t>@Graceful, the data described in this figure differs from the table below it. Kindly advise on which data I should use - the figure, or the table?</w:t>
      </w:r>
    </w:p>
  </w:comment>
  <w:comment w:id="109" w:author="Graceful Mulenga" w:date="2026-05-19T11:56:00Z" w:initials="GM">
    <w:p w14:paraId="11B211CB" w14:textId="77777777" w:rsidR="00151FE8" w:rsidRDefault="002925CB" w:rsidP="00151FE8">
      <w:r>
        <w:rPr>
          <w:rStyle w:val="CommentReference"/>
        </w:rPr>
        <w:annotationRef/>
      </w:r>
      <w:r w:rsidR="00151FE8">
        <w:rPr>
          <w:sz w:val="20"/>
          <w:szCs w:val="20"/>
        </w:rPr>
        <w:t>Figure 1 shows BV status in the sense of  "BV" ,"Intermediate", and "No BV"), where as the table below that is the proportions in terms of "persistence, clearance and recurrence".</w:t>
      </w:r>
    </w:p>
  </w:comment>
  <w:comment w:id="110" w:author="Upasna Singh" w:date="2026-04-22T22:06:00Z" w:initials="US">
    <w:p w14:paraId="77735CC9" w14:textId="6292747E" w:rsidR="00AE5D1B" w:rsidRDefault="00AE5D1B" w:rsidP="00092B51">
      <w:pPr>
        <w:pStyle w:val="CommentText"/>
      </w:pPr>
      <w:r>
        <w:rPr>
          <w:rStyle w:val="CommentReference"/>
        </w:rPr>
        <w:annotationRef/>
      </w:r>
      <w:r>
        <w:t>I used this when writing the abstract for the paper.</w:t>
      </w:r>
    </w:p>
  </w:comment>
  <w:comment w:id="111" w:author="Graceful Mulenga" w:date="2026-05-19T11:56:00Z" w:initials="GM">
    <w:p w14:paraId="4150A6B6" w14:textId="5C5A411D" w:rsidR="007C431C" w:rsidRDefault="007C431C" w:rsidP="007C431C">
      <w:r>
        <w:rPr>
          <w:rStyle w:val="CommentReference"/>
        </w:rPr>
        <w:annotationRef/>
      </w:r>
      <w:r>
        <w:rPr>
          <w:sz w:val="20"/>
          <w:szCs w:val="20"/>
        </w:rPr>
        <w:t>Great.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7F3376" w15:done="0"/>
  <w15:commentEx w15:paraId="4506490D" w15:done="0"/>
  <w15:commentEx w15:paraId="37FB9B5E" w15:paraIdParent="4506490D" w15:done="0"/>
  <w15:commentEx w15:paraId="5DE48398" w15:done="0"/>
  <w15:commentEx w15:paraId="58CC05FC" w15:paraIdParent="5DE48398" w15:done="0"/>
  <w15:commentEx w15:paraId="21F5D036" w15:done="0"/>
  <w15:commentEx w15:paraId="0D57DC04" w15:paraIdParent="21F5D036" w15:done="0"/>
  <w15:commentEx w15:paraId="26AF00B1" w15:done="0"/>
  <w15:commentEx w15:paraId="40BE1E41" w15:done="0"/>
  <w15:commentEx w15:paraId="68CC0BF2" w15:done="0"/>
  <w15:commentEx w15:paraId="387A98E2" w15:paraIdParent="68CC0BF2" w15:done="0"/>
  <w15:commentEx w15:paraId="12C30BDD" w15:done="0"/>
  <w15:commentEx w15:paraId="450F9AB8" w15:paraIdParent="12C30BDD" w15:done="0"/>
  <w15:commentEx w15:paraId="36B43E9D" w15:done="0"/>
  <w15:commentEx w15:paraId="6C1F5A13" w15:paraIdParent="36B43E9D" w15:done="0"/>
  <w15:commentEx w15:paraId="2CC79253" w15:done="0"/>
  <w15:commentEx w15:paraId="3612D30B" w15:paraIdParent="2CC79253" w15:done="0"/>
  <w15:commentEx w15:paraId="7C32AA51" w15:done="0"/>
  <w15:commentEx w15:paraId="7DBCA336" w15:paraIdParent="7C32AA51" w15:done="0"/>
  <w15:commentEx w15:paraId="51D034CF" w15:done="0"/>
  <w15:commentEx w15:paraId="276DC00D" w15:paraIdParent="51D034CF" w15:done="0"/>
  <w15:commentEx w15:paraId="10CE1B5E" w15:done="0"/>
  <w15:commentEx w15:paraId="11B211CB" w15:paraIdParent="10CE1B5E" w15:done="0"/>
  <w15:commentEx w15:paraId="77735CC9" w15:done="0"/>
  <w15:commentEx w15:paraId="4150A6B6" w15:paraIdParent="77735C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E309F3" w16cex:dateUtc="2025-11-29T10:04:00Z"/>
  <w16cex:commentExtensible w16cex:durableId="6D3C4BBF" w16cex:dateUtc="2026-04-22T14:39:00Z"/>
  <w16cex:commentExtensible w16cex:durableId="3CADBB13" w16cex:dateUtc="2026-05-19T09:13:00Z"/>
  <w16cex:commentExtensible w16cex:durableId="272C5CF9" w16cex:dateUtc="2026-04-22T16:58:00Z"/>
  <w16cex:commentExtensible w16cex:durableId="7EA2C9D7" w16cex:dateUtc="2026-05-19T09:15:00Z"/>
  <w16cex:commentExtensible w16cex:durableId="1F31ED47" w16cex:dateUtc="2026-04-22T14:52:00Z"/>
  <w16cex:commentExtensible w16cex:durableId="6D425187" w16cex:dateUtc="2026-05-19T09:15:00Z"/>
  <w16cex:commentExtensible w16cex:durableId="6336B85E" w16cex:dateUtc="2026-04-22T16:56:00Z"/>
  <w16cex:commentExtensible w16cex:durableId="2B5859B7" w16cex:dateUtc="2026-04-22T17:05:00Z"/>
  <w16cex:commentExtensible w16cex:durableId="5C3B4C7E" w16cex:dateUtc="2026-04-22T17:21:00Z"/>
  <w16cex:commentExtensible w16cex:durableId="13B93A93" w16cex:dateUtc="2026-05-19T09:27:00Z"/>
  <w16cex:commentExtensible w16cex:durableId="27B5A27B" w16cex:dateUtc="2026-04-22T19:12:00Z"/>
  <w16cex:commentExtensible w16cex:durableId="3398984A" w16cex:dateUtc="2026-05-19T09:27:00Z"/>
  <w16cex:commentExtensible w16cex:durableId="2475E95E" w16cex:dateUtc="2026-04-22T18:01:00Z"/>
  <w16cex:commentExtensible w16cex:durableId="4CDC14E3" w16cex:dateUtc="2026-05-19T09:28:00Z"/>
  <w16cex:commentExtensible w16cex:durableId="74DAA0BB" w16cex:dateUtc="2026-04-22T18:00:00Z"/>
  <w16cex:commentExtensible w16cex:durableId="548124A8" w16cex:dateUtc="2026-05-19T09:42:00Z"/>
  <w16cex:commentExtensible w16cex:durableId="6050C7E3" w16cex:dateUtc="2026-04-22T19:48:00Z"/>
  <w16cex:commentExtensible w16cex:durableId="053CF0A5" w16cex:dateUtc="2026-05-19T09:43:00Z"/>
  <w16cex:commentExtensible w16cex:durableId="0F43E198" w16cex:dateUtc="2026-04-22T18:26:00Z"/>
  <w16cex:commentExtensible w16cex:durableId="2D9F6303" w16cex:dateUtc="2026-05-19T09:48:00Z"/>
  <w16cex:commentExtensible w16cex:durableId="3B4BA5C8" w16cex:dateUtc="2026-04-22T20:04:00Z"/>
  <w16cex:commentExtensible w16cex:durableId="4D3CEFEA" w16cex:dateUtc="2026-05-19T09:56:00Z"/>
  <w16cex:commentExtensible w16cex:durableId="3E651508" w16cex:dateUtc="2026-04-22T20:06:00Z"/>
  <w16cex:commentExtensible w16cex:durableId="1870447C" w16cex:dateUtc="2026-05-19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7F3376" w16cid:durableId="66E309F3"/>
  <w16cid:commentId w16cid:paraId="4506490D" w16cid:durableId="6D3C4BBF"/>
  <w16cid:commentId w16cid:paraId="37FB9B5E" w16cid:durableId="3CADBB13"/>
  <w16cid:commentId w16cid:paraId="5DE48398" w16cid:durableId="272C5CF9"/>
  <w16cid:commentId w16cid:paraId="58CC05FC" w16cid:durableId="7EA2C9D7"/>
  <w16cid:commentId w16cid:paraId="21F5D036" w16cid:durableId="1F31ED47"/>
  <w16cid:commentId w16cid:paraId="0D57DC04" w16cid:durableId="6D425187"/>
  <w16cid:commentId w16cid:paraId="26AF00B1" w16cid:durableId="6336B85E"/>
  <w16cid:commentId w16cid:paraId="40BE1E41" w16cid:durableId="2B5859B7"/>
  <w16cid:commentId w16cid:paraId="68CC0BF2" w16cid:durableId="5C3B4C7E"/>
  <w16cid:commentId w16cid:paraId="387A98E2" w16cid:durableId="13B93A93"/>
  <w16cid:commentId w16cid:paraId="12C30BDD" w16cid:durableId="27B5A27B"/>
  <w16cid:commentId w16cid:paraId="450F9AB8" w16cid:durableId="3398984A"/>
  <w16cid:commentId w16cid:paraId="36B43E9D" w16cid:durableId="2475E95E"/>
  <w16cid:commentId w16cid:paraId="6C1F5A13" w16cid:durableId="4CDC14E3"/>
  <w16cid:commentId w16cid:paraId="2CC79253" w16cid:durableId="74DAA0BB"/>
  <w16cid:commentId w16cid:paraId="3612D30B" w16cid:durableId="548124A8"/>
  <w16cid:commentId w16cid:paraId="7C32AA51" w16cid:durableId="6050C7E3"/>
  <w16cid:commentId w16cid:paraId="7DBCA336" w16cid:durableId="053CF0A5"/>
  <w16cid:commentId w16cid:paraId="51D034CF" w16cid:durableId="0F43E198"/>
  <w16cid:commentId w16cid:paraId="276DC00D" w16cid:durableId="2D9F6303"/>
  <w16cid:commentId w16cid:paraId="10CE1B5E" w16cid:durableId="3B4BA5C8"/>
  <w16cid:commentId w16cid:paraId="11B211CB" w16cid:durableId="4D3CEFEA"/>
  <w16cid:commentId w16cid:paraId="77735CC9" w16cid:durableId="3E651508"/>
  <w16cid:commentId w16cid:paraId="4150A6B6" w16cid:durableId="187044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66EC9"/>
    <w:multiLevelType w:val="multilevel"/>
    <w:tmpl w:val="A7DA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E7047"/>
    <w:multiLevelType w:val="multilevel"/>
    <w:tmpl w:val="6A0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F5FD5"/>
    <w:multiLevelType w:val="multilevel"/>
    <w:tmpl w:val="6A8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219F7"/>
    <w:multiLevelType w:val="hybridMultilevel"/>
    <w:tmpl w:val="9F1A4B4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8A05A7E"/>
    <w:multiLevelType w:val="multilevel"/>
    <w:tmpl w:val="AAD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E5647"/>
    <w:multiLevelType w:val="multilevel"/>
    <w:tmpl w:val="7578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F14BE"/>
    <w:multiLevelType w:val="multilevel"/>
    <w:tmpl w:val="D7C8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B3BA0"/>
    <w:multiLevelType w:val="multilevel"/>
    <w:tmpl w:val="300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70C5C"/>
    <w:multiLevelType w:val="multilevel"/>
    <w:tmpl w:val="A2A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17377"/>
    <w:multiLevelType w:val="multilevel"/>
    <w:tmpl w:val="C48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44734"/>
    <w:multiLevelType w:val="multilevel"/>
    <w:tmpl w:val="993C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D71FE"/>
    <w:multiLevelType w:val="multilevel"/>
    <w:tmpl w:val="E13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E4140"/>
    <w:multiLevelType w:val="multilevel"/>
    <w:tmpl w:val="02BA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06BEB"/>
    <w:multiLevelType w:val="multilevel"/>
    <w:tmpl w:val="E1B2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45A65"/>
    <w:multiLevelType w:val="hybridMultilevel"/>
    <w:tmpl w:val="8A58F51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7396956"/>
    <w:multiLevelType w:val="multilevel"/>
    <w:tmpl w:val="9BB85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723EE"/>
    <w:multiLevelType w:val="multilevel"/>
    <w:tmpl w:val="478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859AB"/>
    <w:multiLevelType w:val="multilevel"/>
    <w:tmpl w:val="81D8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D586B"/>
    <w:multiLevelType w:val="multilevel"/>
    <w:tmpl w:val="A83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84609"/>
    <w:multiLevelType w:val="hybridMultilevel"/>
    <w:tmpl w:val="0B4A5BD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7635607"/>
    <w:multiLevelType w:val="multilevel"/>
    <w:tmpl w:val="1DF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A7AEA"/>
    <w:multiLevelType w:val="multilevel"/>
    <w:tmpl w:val="6B5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B53F9"/>
    <w:multiLevelType w:val="multilevel"/>
    <w:tmpl w:val="67B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C1102"/>
    <w:multiLevelType w:val="multilevel"/>
    <w:tmpl w:val="3C7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03756">
    <w:abstractNumId w:val="8"/>
  </w:num>
  <w:num w:numId="2" w16cid:durableId="2072998005">
    <w:abstractNumId w:val="6"/>
  </w:num>
  <w:num w:numId="3" w16cid:durableId="889878475">
    <w:abstractNumId w:val="5"/>
  </w:num>
  <w:num w:numId="4" w16cid:durableId="1870678731">
    <w:abstractNumId w:val="4"/>
  </w:num>
  <w:num w:numId="5" w16cid:durableId="64450279">
    <w:abstractNumId w:val="7"/>
  </w:num>
  <w:num w:numId="6" w16cid:durableId="727653680">
    <w:abstractNumId w:val="3"/>
  </w:num>
  <w:num w:numId="7" w16cid:durableId="1128669659">
    <w:abstractNumId w:val="2"/>
  </w:num>
  <w:num w:numId="8" w16cid:durableId="739600674">
    <w:abstractNumId w:val="1"/>
  </w:num>
  <w:num w:numId="9" w16cid:durableId="951715755">
    <w:abstractNumId w:val="0"/>
  </w:num>
  <w:num w:numId="10" w16cid:durableId="1758400690">
    <w:abstractNumId w:val="30"/>
  </w:num>
  <w:num w:numId="11" w16cid:durableId="1435857939">
    <w:abstractNumId w:val="19"/>
  </w:num>
  <w:num w:numId="12" w16cid:durableId="1087574862">
    <w:abstractNumId w:val="25"/>
  </w:num>
  <w:num w:numId="13" w16cid:durableId="1529758610">
    <w:abstractNumId w:val="27"/>
  </w:num>
  <w:num w:numId="14" w16cid:durableId="241066681">
    <w:abstractNumId w:val="21"/>
  </w:num>
  <w:num w:numId="15" w16cid:durableId="526455964">
    <w:abstractNumId w:val="16"/>
  </w:num>
  <w:num w:numId="16" w16cid:durableId="1367022070">
    <w:abstractNumId w:val="26"/>
  </w:num>
  <w:num w:numId="17" w16cid:durableId="2044473471">
    <w:abstractNumId w:val="24"/>
  </w:num>
  <w:num w:numId="18" w16cid:durableId="1748960233">
    <w:abstractNumId w:val="29"/>
  </w:num>
  <w:num w:numId="19" w16cid:durableId="1714186280">
    <w:abstractNumId w:val="18"/>
  </w:num>
  <w:num w:numId="20" w16cid:durableId="305358077">
    <w:abstractNumId w:val="14"/>
  </w:num>
  <w:num w:numId="21" w16cid:durableId="1870140667">
    <w:abstractNumId w:val="15"/>
  </w:num>
  <w:num w:numId="22" w16cid:durableId="1639070211">
    <w:abstractNumId w:val="11"/>
  </w:num>
  <w:num w:numId="23" w16cid:durableId="535001763">
    <w:abstractNumId w:val="22"/>
  </w:num>
  <w:num w:numId="24" w16cid:durableId="2024475179">
    <w:abstractNumId w:val="17"/>
  </w:num>
  <w:num w:numId="25" w16cid:durableId="1828209911">
    <w:abstractNumId w:val="10"/>
  </w:num>
  <w:num w:numId="26" w16cid:durableId="91630518">
    <w:abstractNumId w:val="32"/>
  </w:num>
  <w:num w:numId="27" w16cid:durableId="430273950">
    <w:abstractNumId w:val="20"/>
  </w:num>
  <w:num w:numId="28" w16cid:durableId="1830949145">
    <w:abstractNumId w:val="31"/>
  </w:num>
  <w:num w:numId="29" w16cid:durableId="1911965857">
    <w:abstractNumId w:val="13"/>
  </w:num>
  <w:num w:numId="30" w16cid:durableId="385642907">
    <w:abstractNumId w:val="9"/>
  </w:num>
  <w:num w:numId="31" w16cid:durableId="2069452773">
    <w:abstractNumId w:val="23"/>
  </w:num>
  <w:num w:numId="32" w16cid:durableId="756823159">
    <w:abstractNumId w:val="28"/>
  </w:num>
  <w:num w:numId="33" w16cid:durableId="70749265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pasna Singh">
    <w15:presenceInfo w15:providerId="AD" w15:userId="S::Upasna.Singh@caprisa.org::adcd177d-11cc-45c0-8489-603563aeec44"/>
  </w15:person>
  <w15:person w15:author="Graceful Mulenga">
    <w15:presenceInfo w15:providerId="AD" w15:userId="S::Graceful.Mulenga@caprisa.org::f26f45b5-cf9d-4ecb-92ee-68e2d638e6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e2fwxzx1av52te2xfjvrf2gz5z5atddwttd&quot;&gt;BV study updated references&lt;record-ids&gt;&lt;item&gt;3&lt;/item&gt;&lt;item&gt;4&lt;/item&gt;&lt;item&gt;6&lt;/item&gt;&lt;item&gt;7&lt;/item&gt;&lt;item&gt;11&lt;/item&gt;&lt;item&gt;16&lt;/item&gt;&lt;item&gt;29&lt;/item&gt;&lt;item&gt;35&lt;/item&gt;&lt;item&gt;43&lt;/item&gt;&lt;item&gt;46&lt;/item&gt;&lt;item&gt;48&lt;/item&gt;&lt;item&gt;50&lt;/item&gt;&lt;item&gt;53&lt;/item&gt;&lt;item&gt;55&lt;/item&gt;&lt;item&gt;56&lt;/item&gt;&lt;item&gt;57&lt;/item&gt;&lt;item&gt;61&lt;/item&gt;&lt;item&gt;62&lt;/item&gt;&lt;item&gt;63&lt;/item&gt;&lt;item&gt;64&lt;/item&gt;&lt;item&gt;65&lt;/item&gt;&lt;item&gt;66&lt;/item&gt;&lt;item&gt;67&lt;/item&gt;&lt;item&gt;68&lt;/item&gt;&lt;item&gt;69&lt;/item&gt;&lt;item&gt;71&lt;/item&gt;&lt;item&gt;72&lt;/item&gt;&lt;item&gt;73&lt;/item&gt;&lt;item&gt;74&lt;/item&gt;&lt;item&gt;75&lt;/item&gt;&lt;item&gt;77&lt;/item&gt;&lt;item&gt;78&lt;/item&gt;&lt;item&gt;79&lt;/item&gt;&lt;item&gt;80&lt;/item&gt;&lt;item&gt;81&lt;/item&gt;&lt;item&gt;82&lt;/item&gt;&lt;item&gt;84&lt;/item&gt;&lt;item&gt;85&lt;/item&gt;&lt;item&gt;86&lt;/item&gt;&lt;item&gt;88&lt;/item&gt;&lt;item&gt;89&lt;/item&gt;&lt;item&gt;91&lt;/item&gt;&lt;item&gt;92&lt;/item&gt;&lt;item&gt;95&lt;/item&gt;&lt;item&gt;96&lt;/item&gt;&lt;item&gt;97&lt;/item&gt;&lt;item&gt;98&lt;/item&gt;&lt;item&gt;100&lt;/item&gt;&lt;item&gt;101&lt;/item&gt;&lt;item&gt;102&lt;/item&gt;&lt;/record-ids&gt;&lt;/item&gt;&lt;/Libraries&gt;"/>
  </w:docVars>
  <w:rsids>
    <w:rsidRoot w:val="00B47730"/>
    <w:rsid w:val="00000DE2"/>
    <w:rsid w:val="000032D2"/>
    <w:rsid w:val="0000436B"/>
    <w:rsid w:val="000109C2"/>
    <w:rsid w:val="00011CFC"/>
    <w:rsid w:val="0001634B"/>
    <w:rsid w:val="00023BB7"/>
    <w:rsid w:val="00034616"/>
    <w:rsid w:val="00042130"/>
    <w:rsid w:val="0004480A"/>
    <w:rsid w:val="000458D4"/>
    <w:rsid w:val="0005232D"/>
    <w:rsid w:val="0006016C"/>
    <w:rsid w:val="0006063C"/>
    <w:rsid w:val="00061C05"/>
    <w:rsid w:val="00063A3C"/>
    <w:rsid w:val="00066E8B"/>
    <w:rsid w:val="00067E35"/>
    <w:rsid w:val="00072431"/>
    <w:rsid w:val="000924B3"/>
    <w:rsid w:val="00092B51"/>
    <w:rsid w:val="000A0490"/>
    <w:rsid w:val="000A11EF"/>
    <w:rsid w:val="000A78A8"/>
    <w:rsid w:val="000B3340"/>
    <w:rsid w:val="000B3DDF"/>
    <w:rsid w:val="000B527D"/>
    <w:rsid w:val="000B7F18"/>
    <w:rsid w:val="000C1975"/>
    <w:rsid w:val="000D4029"/>
    <w:rsid w:val="000D5FE5"/>
    <w:rsid w:val="000E71BD"/>
    <w:rsid w:val="000E7895"/>
    <w:rsid w:val="000F04DD"/>
    <w:rsid w:val="000F491B"/>
    <w:rsid w:val="000F6BA2"/>
    <w:rsid w:val="000F6F69"/>
    <w:rsid w:val="000F7ED7"/>
    <w:rsid w:val="00107200"/>
    <w:rsid w:val="00120D9D"/>
    <w:rsid w:val="001362C7"/>
    <w:rsid w:val="00140539"/>
    <w:rsid w:val="001429D0"/>
    <w:rsid w:val="00144033"/>
    <w:rsid w:val="00144AE8"/>
    <w:rsid w:val="0015074B"/>
    <w:rsid w:val="0015121C"/>
    <w:rsid w:val="00151FE8"/>
    <w:rsid w:val="00154BEA"/>
    <w:rsid w:val="001576B6"/>
    <w:rsid w:val="001662C4"/>
    <w:rsid w:val="00166FD3"/>
    <w:rsid w:val="0017080D"/>
    <w:rsid w:val="00174BE1"/>
    <w:rsid w:val="00176B74"/>
    <w:rsid w:val="00184528"/>
    <w:rsid w:val="00192E1E"/>
    <w:rsid w:val="001B5123"/>
    <w:rsid w:val="001B6EF8"/>
    <w:rsid w:val="001C41E0"/>
    <w:rsid w:val="001C774C"/>
    <w:rsid w:val="001D0A34"/>
    <w:rsid w:val="001D0B8D"/>
    <w:rsid w:val="001D19C1"/>
    <w:rsid w:val="001D315B"/>
    <w:rsid w:val="001D46DC"/>
    <w:rsid w:val="001D770E"/>
    <w:rsid w:val="001D78D9"/>
    <w:rsid w:val="001E1C0D"/>
    <w:rsid w:val="001E6679"/>
    <w:rsid w:val="001F498D"/>
    <w:rsid w:val="001F52B3"/>
    <w:rsid w:val="001F5398"/>
    <w:rsid w:val="001F6E23"/>
    <w:rsid w:val="002007C9"/>
    <w:rsid w:val="00204988"/>
    <w:rsid w:val="00207E3E"/>
    <w:rsid w:val="00210B93"/>
    <w:rsid w:val="00221920"/>
    <w:rsid w:val="00225337"/>
    <w:rsid w:val="00225CB0"/>
    <w:rsid w:val="00233C05"/>
    <w:rsid w:val="00237202"/>
    <w:rsid w:val="00237FA1"/>
    <w:rsid w:val="00244FEA"/>
    <w:rsid w:val="002544E9"/>
    <w:rsid w:val="002550C8"/>
    <w:rsid w:val="00257B0C"/>
    <w:rsid w:val="002614BC"/>
    <w:rsid w:val="00264030"/>
    <w:rsid w:val="00271553"/>
    <w:rsid w:val="00272DDA"/>
    <w:rsid w:val="00274AA3"/>
    <w:rsid w:val="00276811"/>
    <w:rsid w:val="00277191"/>
    <w:rsid w:val="00282B32"/>
    <w:rsid w:val="00287E7C"/>
    <w:rsid w:val="002925CB"/>
    <w:rsid w:val="0029639D"/>
    <w:rsid w:val="002A0001"/>
    <w:rsid w:val="002A2034"/>
    <w:rsid w:val="002A667D"/>
    <w:rsid w:val="002B42B4"/>
    <w:rsid w:val="002C3B1F"/>
    <w:rsid w:val="002C40CC"/>
    <w:rsid w:val="002D090D"/>
    <w:rsid w:val="002D0FC2"/>
    <w:rsid w:val="002D3E7E"/>
    <w:rsid w:val="002D5174"/>
    <w:rsid w:val="002E3A69"/>
    <w:rsid w:val="002F44E0"/>
    <w:rsid w:val="00302B0E"/>
    <w:rsid w:val="0030509E"/>
    <w:rsid w:val="0030518D"/>
    <w:rsid w:val="00311B1D"/>
    <w:rsid w:val="00314662"/>
    <w:rsid w:val="0031533D"/>
    <w:rsid w:val="00320A9C"/>
    <w:rsid w:val="00321F0C"/>
    <w:rsid w:val="003222F4"/>
    <w:rsid w:val="003254C0"/>
    <w:rsid w:val="00326F90"/>
    <w:rsid w:val="0032781E"/>
    <w:rsid w:val="003324C8"/>
    <w:rsid w:val="00332A54"/>
    <w:rsid w:val="00333A22"/>
    <w:rsid w:val="00334029"/>
    <w:rsid w:val="0033688C"/>
    <w:rsid w:val="003574DC"/>
    <w:rsid w:val="00383922"/>
    <w:rsid w:val="003A0523"/>
    <w:rsid w:val="003A0A7B"/>
    <w:rsid w:val="003A65BC"/>
    <w:rsid w:val="003C0401"/>
    <w:rsid w:val="003C1A51"/>
    <w:rsid w:val="003C2E57"/>
    <w:rsid w:val="003C2F02"/>
    <w:rsid w:val="003D17F9"/>
    <w:rsid w:val="003E3C1D"/>
    <w:rsid w:val="003E6013"/>
    <w:rsid w:val="003F15C9"/>
    <w:rsid w:val="003F3779"/>
    <w:rsid w:val="00402AAA"/>
    <w:rsid w:val="00402CA1"/>
    <w:rsid w:val="004030B7"/>
    <w:rsid w:val="004032FF"/>
    <w:rsid w:val="00404725"/>
    <w:rsid w:val="004060D2"/>
    <w:rsid w:val="004116CD"/>
    <w:rsid w:val="0041422D"/>
    <w:rsid w:val="0042143D"/>
    <w:rsid w:val="0042374F"/>
    <w:rsid w:val="00431EB4"/>
    <w:rsid w:val="0043528E"/>
    <w:rsid w:val="00435AD9"/>
    <w:rsid w:val="0045434F"/>
    <w:rsid w:val="0045459D"/>
    <w:rsid w:val="004551CF"/>
    <w:rsid w:val="00457B67"/>
    <w:rsid w:val="00464CE2"/>
    <w:rsid w:val="00471603"/>
    <w:rsid w:val="00471E7F"/>
    <w:rsid w:val="00472631"/>
    <w:rsid w:val="00472A2F"/>
    <w:rsid w:val="00477E40"/>
    <w:rsid w:val="00481726"/>
    <w:rsid w:val="00481BBD"/>
    <w:rsid w:val="004842F2"/>
    <w:rsid w:val="004904D2"/>
    <w:rsid w:val="004906AF"/>
    <w:rsid w:val="00491C44"/>
    <w:rsid w:val="004921AC"/>
    <w:rsid w:val="00495223"/>
    <w:rsid w:val="00496725"/>
    <w:rsid w:val="004A1CF9"/>
    <w:rsid w:val="004B56BB"/>
    <w:rsid w:val="004C163C"/>
    <w:rsid w:val="004D24B0"/>
    <w:rsid w:val="004D2C32"/>
    <w:rsid w:val="004D3768"/>
    <w:rsid w:val="004D5163"/>
    <w:rsid w:val="004D7DE7"/>
    <w:rsid w:val="004E044B"/>
    <w:rsid w:val="004E73B0"/>
    <w:rsid w:val="004F2A18"/>
    <w:rsid w:val="004F41AC"/>
    <w:rsid w:val="00504950"/>
    <w:rsid w:val="00505373"/>
    <w:rsid w:val="00510A00"/>
    <w:rsid w:val="0051797F"/>
    <w:rsid w:val="00517FD5"/>
    <w:rsid w:val="00521B51"/>
    <w:rsid w:val="00530DFA"/>
    <w:rsid w:val="00532DA8"/>
    <w:rsid w:val="00535157"/>
    <w:rsid w:val="00537DBC"/>
    <w:rsid w:val="0054113C"/>
    <w:rsid w:val="005419B1"/>
    <w:rsid w:val="00542055"/>
    <w:rsid w:val="005431C3"/>
    <w:rsid w:val="00545B08"/>
    <w:rsid w:val="00550977"/>
    <w:rsid w:val="00551A2A"/>
    <w:rsid w:val="00563D25"/>
    <w:rsid w:val="005641F7"/>
    <w:rsid w:val="005664D0"/>
    <w:rsid w:val="005673D9"/>
    <w:rsid w:val="00567E7D"/>
    <w:rsid w:val="00586800"/>
    <w:rsid w:val="00587CA4"/>
    <w:rsid w:val="0059364C"/>
    <w:rsid w:val="005A1EEC"/>
    <w:rsid w:val="005A759C"/>
    <w:rsid w:val="005B3E19"/>
    <w:rsid w:val="005B715D"/>
    <w:rsid w:val="005C695D"/>
    <w:rsid w:val="005D3DEF"/>
    <w:rsid w:val="005D543E"/>
    <w:rsid w:val="005E2A21"/>
    <w:rsid w:val="005F3464"/>
    <w:rsid w:val="005F3C1A"/>
    <w:rsid w:val="00604A88"/>
    <w:rsid w:val="00610417"/>
    <w:rsid w:val="00610781"/>
    <w:rsid w:val="006121C8"/>
    <w:rsid w:val="006134CB"/>
    <w:rsid w:val="00613FBD"/>
    <w:rsid w:val="00615AEA"/>
    <w:rsid w:val="00624884"/>
    <w:rsid w:val="00625704"/>
    <w:rsid w:val="006321BF"/>
    <w:rsid w:val="006327C1"/>
    <w:rsid w:val="00632E37"/>
    <w:rsid w:val="00633213"/>
    <w:rsid w:val="006416EE"/>
    <w:rsid w:val="006502EB"/>
    <w:rsid w:val="00650C2C"/>
    <w:rsid w:val="0065113C"/>
    <w:rsid w:val="006511ED"/>
    <w:rsid w:val="006572A4"/>
    <w:rsid w:val="0066037B"/>
    <w:rsid w:val="00666FF7"/>
    <w:rsid w:val="00670148"/>
    <w:rsid w:val="00670E08"/>
    <w:rsid w:val="0067144D"/>
    <w:rsid w:val="0067443F"/>
    <w:rsid w:val="00680D81"/>
    <w:rsid w:val="00683D8D"/>
    <w:rsid w:val="00683F1E"/>
    <w:rsid w:val="00687A64"/>
    <w:rsid w:val="00690A26"/>
    <w:rsid w:val="0069540F"/>
    <w:rsid w:val="0069580A"/>
    <w:rsid w:val="00697D65"/>
    <w:rsid w:val="006A67FB"/>
    <w:rsid w:val="006A6F93"/>
    <w:rsid w:val="006B2D16"/>
    <w:rsid w:val="006B4575"/>
    <w:rsid w:val="006B7A95"/>
    <w:rsid w:val="006C00A8"/>
    <w:rsid w:val="006C241C"/>
    <w:rsid w:val="006C6C4B"/>
    <w:rsid w:val="006D41EB"/>
    <w:rsid w:val="006D5E9D"/>
    <w:rsid w:val="006E2E18"/>
    <w:rsid w:val="006E4E6E"/>
    <w:rsid w:val="006F0A67"/>
    <w:rsid w:val="006F4294"/>
    <w:rsid w:val="006F4693"/>
    <w:rsid w:val="006F61BE"/>
    <w:rsid w:val="006F72FC"/>
    <w:rsid w:val="00706B60"/>
    <w:rsid w:val="00715260"/>
    <w:rsid w:val="00724FA3"/>
    <w:rsid w:val="0073095F"/>
    <w:rsid w:val="007310A9"/>
    <w:rsid w:val="00732E13"/>
    <w:rsid w:val="00732E70"/>
    <w:rsid w:val="0073676A"/>
    <w:rsid w:val="00740DF7"/>
    <w:rsid w:val="00742917"/>
    <w:rsid w:val="00743A5C"/>
    <w:rsid w:val="00747591"/>
    <w:rsid w:val="00751FF6"/>
    <w:rsid w:val="00754423"/>
    <w:rsid w:val="00754758"/>
    <w:rsid w:val="00766A9B"/>
    <w:rsid w:val="00773FFB"/>
    <w:rsid w:val="007802A8"/>
    <w:rsid w:val="0078659E"/>
    <w:rsid w:val="00787437"/>
    <w:rsid w:val="0079132F"/>
    <w:rsid w:val="00794F5D"/>
    <w:rsid w:val="007964B1"/>
    <w:rsid w:val="00797944"/>
    <w:rsid w:val="007A680E"/>
    <w:rsid w:val="007B085D"/>
    <w:rsid w:val="007B55A7"/>
    <w:rsid w:val="007B6798"/>
    <w:rsid w:val="007C1B0C"/>
    <w:rsid w:val="007C280B"/>
    <w:rsid w:val="007C338D"/>
    <w:rsid w:val="007C431C"/>
    <w:rsid w:val="007C5F72"/>
    <w:rsid w:val="007C6A6A"/>
    <w:rsid w:val="007D00EC"/>
    <w:rsid w:val="007D30D5"/>
    <w:rsid w:val="007D387B"/>
    <w:rsid w:val="007E5C69"/>
    <w:rsid w:val="007E5E12"/>
    <w:rsid w:val="007F02A6"/>
    <w:rsid w:val="007F6977"/>
    <w:rsid w:val="008030C5"/>
    <w:rsid w:val="00815665"/>
    <w:rsid w:val="00821CEC"/>
    <w:rsid w:val="008221FA"/>
    <w:rsid w:val="00823039"/>
    <w:rsid w:val="0082784F"/>
    <w:rsid w:val="008339E0"/>
    <w:rsid w:val="00836B7B"/>
    <w:rsid w:val="00840179"/>
    <w:rsid w:val="00840C5E"/>
    <w:rsid w:val="00854D30"/>
    <w:rsid w:val="00873926"/>
    <w:rsid w:val="008768A0"/>
    <w:rsid w:val="00884E40"/>
    <w:rsid w:val="00886EBB"/>
    <w:rsid w:val="008935F1"/>
    <w:rsid w:val="00894219"/>
    <w:rsid w:val="008A69B2"/>
    <w:rsid w:val="008B0491"/>
    <w:rsid w:val="008B3117"/>
    <w:rsid w:val="008B741A"/>
    <w:rsid w:val="008C1E19"/>
    <w:rsid w:val="008C27D2"/>
    <w:rsid w:val="008C46E7"/>
    <w:rsid w:val="008C473C"/>
    <w:rsid w:val="008C6C14"/>
    <w:rsid w:val="008C7CA6"/>
    <w:rsid w:val="008D329B"/>
    <w:rsid w:val="008D4635"/>
    <w:rsid w:val="008D67FE"/>
    <w:rsid w:val="008D6B39"/>
    <w:rsid w:val="008E094E"/>
    <w:rsid w:val="00916F9F"/>
    <w:rsid w:val="00917C2A"/>
    <w:rsid w:val="00917F05"/>
    <w:rsid w:val="00922881"/>
    <w:rsid w:val="00932E03"/>
    <w:rsid w:val="00935B5B"/>
    <w:rsid w:val="0093669E"/>
    <w:rsid w:val="009368F2"/>
    <w:rsid w:val="00937CCD"/>
    <w:rsid w:val="009416D0"/>
    <w:rsid w:val="009476B8"/>
    <w:rsid w:val="00952DAA"/>
    <w:rsid w:val="00953116"/>
    <w:rsid w:val="00957715"/>
    <w:rsid w:val="009609F5"/>
    <w:rsid w:val="00960E19"/>
    <w:rsid w:val="009618D3"/>
    <w:rsid w:val="00983354"/>
    <w:rsid w:val="00986F3E"/>
    <w:rsid w:val="009877D4"/>
    <w:rsid w:val="00987A00"/>
    <w:rsid w:val="00990F06"/>
    <w:rsid w:val="00992903"/>
    <w:rsid w:val="0099365C"/>
    <w:rsid w:val="009948E9"/>
    <w:rsid w:val="00995A28"/>
    <w:rsid w:val="009A4B73"/>
    <w:rsid w:val="009B0FE9"/>
    <w:rsid w:val="009B33C8"/>
    <w:rsid w:val="009B6CF4"/>
    <w:rsid w:val="009C0F44"/>
    <w:rsid w:val="009C1D49"/>
    <w:rsid w:val="009D4D55"/>
    <w:rsid w:val="009D7948"/>
    <w:rsid w:val="009E0019"/>
    <w:rsid w:val="009E13C8"/>
    <w:rsid w:val="009E4C54"/>
    <w:rsid w:val="009F1724"/>
    <w:rsid w:val="009F1C2C"/>
    <w:rsid w:val="009F28E0"/>
    <w:rsid w:val="009F369D"/>
    <w:rsid w:val="00A00148"/>
    <w:rsid w:val="00A02588"/>
    <w:rsid w:val="00A06DC8"/>
    <w:rsid w:val="00A108B4"/>
    <w:rsid w:val="00A113E3"/>
    <w:rsid w:val="00A11523"/>
    <w:rsid w:val="00A131CF"/>
    <w:rsid w:val="00A22AA2"/>
    <w:rsid w:val="00A23F2D"/>
    <w:rsid w:val="00A25A2C"/>
    <w:rsid w:val="00A32DA9"/>
    <w:rsid w:val="00A418E7"/>
    <w:rsid w:val="00A45FE9"/>
    <w:rsid w:val="00A46C97"/>
    <w:rsid w:val="00A504D4"/>
    <w:rsid w:val="00A51150"/>
    <w:rsid w:val="00A51FDF"/>
    <w:rsid w:val="00A52C78"/>
    <w:rsid w:val="00A643AE"/>
    <w:rsid w:val="00A721FB"/>
    <w:rsid w:val="00A72538"/>
    <w:rsid w:val="00A82BC7"/>
    <w:rsid w:val="00A84E2F"/>
    <w:rsid w:val="00A87304"/>
    <w:rsid w:val="00A91F72"/>
    <w:rsid w:val="00A95D66"/>
    <w:rsid w:val="00AA0868"/>
    <w:rsid w:val="00AA11C0"/>
    <w:rsid w:val="00AA1D8D"/>
    <w:rsid w:val="00AA4917"/>
    <w:rsid w:val="00AA5D3A"/>
    <w:rsid w:val="00AA6E83"/>
    <w:rsid w:val="00AC1769"/>
    <w:rsid w:val="00AC3F9D"/>
    <w:rsid w:val="00AC583A"/>
    <w:rsid w:val="00AC7E87"/>
    <w:rsid w:val="00AD4C2B"/>
    <w:rsid w:val="00AD6E43"/>
    <w:rsid w:val="00AD74AE"/>
    <w:rsid w:val="00AE00E1"/>
    <w:rsid w:val="00AE058F"/>
    <w:rsid w:val="00AE5D1B"/>
    <w:rsid w:val="00AE6820"/>
    <w:rsid w:val="00AF38A0"/>
    <w:rsid w:val="00B00E61"/>
    <w:rsid w:val="00B03C2D"/>
    <w:rsid w:val="00B10A3C"/>
    <w:rsid w:val="00B10A42"/>
    <w:rsid w:val="00B12988"/>
    <w:rsid w:val="00B15A28"/>
    <w:rsid w:val="00B16101"/>
    <w:rsid w:val="00B17CE5"/>
    <w:rsid w:val="00B218E7"/>
    <w:rsid w:val="00B22920"/>
    <w:rsid w:val="00B235FF"/>
    <w:rsid w:val="00B24BCF"/>
    <w:rsid w:val="00B31552"/>
    <w:rsid w:val="00B37346"/>
    <w:rsid w:val="00B427C0"/>
    <w:rsid w:val="00B4328D"/>
    <w:rsid w:val="00B4496C"/>
    <w:rsid w:val="00B47730"/>
    <w:rsid w:val="00B500A0"/>
    <w:rsid w:val="00B51805"/>
    <w:rsid w:val="00B547A1"/>
    <w:rsid w:val="00B56FE4"/>
    <w:rsid w:val="00B57CB5"/>
    <w:rsid w:val="00B61E93"/>
    <w:rsid w:val="00B61F36"/>
    <w:rsid w:val="00B645B3"/>
    <w:rsid w:val="00B6511E"/>
    <w:rsid w:val="00B66F23"/>
    <w:rsid w:val="00B7153F"/>
    <w:rsid w:val="00B73AB5"/>
    <w:rsid w:val="00B73D66"/>
    <w:rsid w:val="00B77DDC"/>
    <w:rsid w:val="00B819A1"/>
    <w:rsid w:val="00B85633"/>
    <w:rsid w:val="00B91EB2"/>
    <w:rsid w:val="00B94B5B"/>
    <w:rsid w:val="00B97EE1"/>
    <w:rsid w:val="00BA3983"/>
    <w:rsid w:val="00BA3CFA"/>
    <w:rsid w:val="00BB35D2"/>
    <w:rsid w:val="00BB6CCA"/>
    <w:rsid w:val="00BB75F3"/>
    <w:rsid w:val="00BC2470"/>
    <w:rsid w:val="00BC4DC1"/>
    <w:rsid w:val="00BD2DC9"/>
    <w:rsid w:val="00BD4674"/>
    <w:rsid w:val="00BD4F64"/>
    <w:rsid w:val="00BE349F"/>
    <w:rsid w:val="00BF405D"/>
    <w:rsid w:val="00BF40F9"/>
    <w:rsid w:val="00C014B2"/>
    <w:rsid w:val="00C02AA4"/>
    <w:rsid w:val="00C031CB"/>
    <w:rsid w:val="00C06BAE"/>
    <w:rsid w:val="00C221F6"/>
    <w:rsid w:val="00C26209"/>
    <w:rsid w:val="00C27A85"/>
    <w:rsid w:val="00C27F7B"/>
    <w:rsid w:val="00C33F52"/>
    <w:rsid w:val="00C35514"/>
    <w:rsid w:val="00C36739"/>
    <w:rsid w:val="00C41858"/>
    <w:rsid w:val="00C42326"/>
    <w:rsid w:val="00C51FBD"/>
    <w:rsid w:val="00C52104"/>
    <w:rsid w:val="00C62BAF"/>
    <w:rsid w:val="00C641B6"/>
    <w:rsid w:val="00C7158C"/>
    <w:rsid w:val="00C74685"/>
    <w:rsid w:val="00C761B0"/>
    <w:rsid w:val="00C763F3"/>
    <w:rsid w:val="00C830D5"/>
    <w:rsid w:val="00C86859"/>
    <w:rsid w:val="00C91195"/>
    <w:rsid w:val="00C93EBF"/>
    <w:rsid w:val="00C956A6"/>
    <w:rsid w:val="00C966AC"/>
    <w:rsid w:val="00C969AE"/>
    <w:rsid w:val="00C96AB9"/>
    <w:rsid w:val="00CA1D89"/>
    <w:rsid w:val="00CA749B"/>
    <w:rsid w:val="00CA7989"/>
    <w:rsid w:val="00CB0664"/>
    <w:rsid w:val="00CB4942"/>
    <w:rsid w:val="00CB6FD3"/>
    <w:rsid w:val="00CB7576"/>
    <w:rsid w:val="00CC09C2"/>
    <w:rsid w:val="00CC5F93"/>
    <w:rsid w:val="00CD48F5"/>
    <w:rsid w:val="00CD6BB3"/>
    <w:rsid w:val="00CD7BFF"/>
    <w:rsid w:val="00CE22B1"/>
    <w:rsid w:val="00CE253B"/>
    <w:rsid w:val="00CF0DEB"/>
    <w:rsid w:val="00CF7F18"/>
    <w:rsid w:val="00D00969"/>
    <w:rsid w:val="00D024F8"/>
    <w:rsid w:val="00D03EEA"/>
    <w:rsid w:val="00D11580"/>
    <w:rsid w:val="00D13E4A"/>
    <w:rsid w:val="00D13FB3"/>
    <w:rsid w:val="00D22315"/>
    <w:rsid w:val="00D234FB"/>
    <w:rsid w:val="00D31489"/>
    <w:rsid w:val="00D35800"/>
    <w:rsid w:val="00D44084"/>
    <w:rsid w:val="00D4437A"/>
    <w:rsid w:val="00D4505A"/>
    <w:rsid w:val="00D45EC3"/>
    <w:rsid w:val="00D517B3"/>
    <w:rsid w:val="00D54B55"/>
    <w:rsid w:val="00D5568C"/>
    <w:rsid w:val="00D55713"/>
    <w:rsid w:val="00D568C4"/>
    <w:rsid w:val="00D639FF"/>
    <w:rsid w:val="00D6712A"/>
    <w:rsid w:val="00D70314"/>
    <w:rsid w:val="00D7158C"/>
    <w:rsid w:val="00D725C1"/>
    <w:rsid w:val="00D74986"/>
    <w:rsid w:val="00D77747"/>
    <w:rsid w:val="00D81BF9"/>
    <w:rsid w:val="00D83C86"/>
    <w:rsid w:val="00D86502"/>
    <w:rsid w:val="00DA1E17"/>
    <w:rsid w:val="00DA256E"/>
    <w:rsid w:val="00DA332A"/>
    <w:rsid w:val="00DC3B0F"/>
    <w:rsid w:val="00DC4B12"/>
    <w:rsid w:val="00DC67B1"/>
    <w:rsid w:val="00DD0508"/>
    <w:rsid w:val="00DD3142"/>
    <w:rsid w:val="00DD7C79"/>
    <w:rsid w:val="00DE091A"/>
    <w:rsid w:val="00DE1380"/>
    <w:rsid w:val="00DE1EC4"/>
    <w:rsid w:val="00DF564C"/>
    <w:rsid w:val="00DF6621"/>
    <w:rsid w:val="00E03D85"/>
    <w:rsid w:val="00E04CA4"/>
    <w:rsid w:val="00E17C96"/>
    <w:rsid w:val="00E20BF5"/>
    <w:rsid w:val="00E225DB"/>
    <w:rsid w:val="00E2599E"/>
    <w:rsid w:val="00E25E50"/>
    <w:rsid w:val="00E30389"/>
    <w:rsid w:val="00E3320D"/>
    <w:rsid w:val="00E34660"/>
    <w:rsid w:val="00E40F91"/>
    <w:rsid w:val="00E430D7"/>
    <w:rsid w:val="00E44FCB"/>
    <w:rsid w:val="00E46F9A"/>
    <w:rsid w:val="00E513E1"/>
    <w:rsid w:val="00E527CB"/>
    <w:rsid w:val="00E67277"/>
    <w:rsid w:val="00E677AD"/>
    <w:rsid w:val="00E7117F"/>
    <w:rsid w:val="00E72245"/>
    <w:rsid w:val="00E75D83"/>
    <w:rsid w:val="00E81E0D"/>
    <w:rsid w:val="00E92F7C"/>
    <w:rsid w:val="00E944BE"/>
    <w:rsid w:val="00EA12AD"/>
    <w:rsid w:val="00EA61DF"/>
    <w:rsid w:val="00EB13EE"/>
    <w:rsid w:val="00EB43C0"/>
    <w:rsid w:val="00EB6D13"/>
    <w:rsid w:val="00EC0832"/>
    <w:rsid w:val="00EC5144"/>
    <w:rsid w:val="00EC58E2"/>
    <w:rsid w:val="00ED0926"/>
    <w:rsid w:val="00ED5F0B"/>
    <w:rsid w:val="00ED6CD4"/>
    <w:rsid w:val="00EE09EE"/>
    <w:rsid w:val="00EE37C2"/>
    <w:rsid w:val="00EE5417"/>
    <w:rsid w:val="00EF15F1"/>
    <w:rsid w:val="00EF2425"/>
    <w:rsid w:val="00EF2519"/>
    <w:rsid w:val="00EF42C6"/>
    <w:rsid w:val="00F0586A"/>
    <w:rsid w:val="00F1544E"/>
    <w:rsid w:val="00F15533"/>
    <w:rsid w:val="00F20C0B"/>
    <w:rsid w:val="00F213D3"/>
    <w:rsid w:val="00F21520"/>
    <w:rsid w:val="00F2382E"/>
    <w:rsid w:val="00F26BDB"/>
    <w:rsid w:val="00F41F41"/>
    <w:rsid w:val="00F45EB1"/>
    <w:rsid w:val="00F472D3"/>
    <w:rsid w:val="00F5111A"/>
    <w:rsid w:val="00F54957"/>
    <w:rsid w:val="00F55AD7"/>
    <w:rsid w:val="00F564E1"/>
    <w:rsid w:val="00F56E7E"/>
    <w:rsid w:val="00F65145"/>
    <w:rsid w:val="00F838AB"/>
    <w:rsid w:val="00F920B6"/>
    <w:rsid w:val="00F95AB4"/>
    <w:rsid w:val="00F97591"/>
    <w:rsid w:val="00F97CA2"/>
    <w:rsid w:val="00FB0F12"/>
    <w:rsid w:val="00FB2B1F"/>
    <w:rsid w:val="00FB33B5"/>
    <w:rsid w:val="00FB40EF"/>
    <w:rsid w:val="00FB528C"/>
    <w:rsid w:val="00FC4563"/>
    <w:rsid w:val="00FC679B"/>
    <w:rsid w:val="00FC693F"/>
    <w:rsid w:val="00FE0B77"/>
    <w:rsid w:val="00FE51AF"/>
    <w:rsid w:val="00FE6B0B"/>
    <w:rsid w:val="00FE79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EE505"/>
  <w14:defaultImageDpi w14:val="300"/>
  <w15:docId w15:val="{4AB9B9F3-7993-354D-A7F4-210A7381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link w:val="NormalWebChar"/>
    <w:uiPriority w:val="99"/>
    <w:unhideWhenUsed/>
    <w:rsid w:val="0082784F"/>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paragraph" w:styleId="Revision">
    <w:name w:val="Revision"/>
    <w:hidden/>
    <w:uiPriority w:val="99"/>
    <w:semiHidden/>
    <w:rsid w:val="007C6A6A"/>
    <w:pPr>
      <w:spacing w:after="0" w:line="240" w:lineRule="auto"/>
    </w:pPr>
  </w:style>
  <w:style w:type="character" w:styleId="CommentReference">
    <w:name w:val="annotation reference"/>
    <w:basedOn w:val="DefaultParagraphFont"/>
    <w:uiPriority w:val="99"/>
    <w:semiHidden/>
    <w:unhideWhenUsed/>
    <w:rsid w:val="00B819A1"/>
    <w:rPr>
      <w:sz w:val="16"/>
      <w:szCs w:val="16"/>
    </w:rPr>
  </w:style>
  <w:style w:type="paragraph" w:styleId="CommentText">
    <w:name w:val="annotation text"/>
    <w:basedOn w:val="Normal"/>
    <w:link w:val="CommentTextChar"/>
    <w:uiPriority w:val="99"/>
    <w:unhideWhenUsed/>
    <w:rsid w:val="00B819A1"/>
    <w:pPr>
      <w:spacing w:line="240" w:lineRule="auto"/>
    </w:pPr>
    <w:rPr>
      <w:sz w:val="20"/>
      <w:szCs w:val="20"/>
    </w:rPr>
  </w:style>
  <w:style w:type="character" w:customStyle="1" w:styleId="CommentTextChar">
    <w:name w:val="Comment Text Char"/>
    <w:basedOn w:val="DefaultParagraphFont"/>
    <w:link w:val="CommentText"/>
    <w:uiPriority w:val="99"/>
    <w:rsid w:val="00B819A1"/>
    <w:rPr>
      <w:sz w:val="20"/>
      <w:szCs w:val="20"/>
    </w:rPr>
  </w:style>
  <w:style w:type="paragraph" w:styleId="CommentSubject">
    <w:name w:val="annotation subject"/>
    <w:basedOn w:val="CommentText"/>
    <w:next w:val="CommentText"/>
    <w:link w:val="CommentSubjectChar"/>
    <w:uiPriority w:val="99"/>
    <w:semiHidden/>
    <w:unhideWhenUsed/>
    <w:rsid w:val="00B819A1"/>
    <w:rPr>
      <w:b/>
      <w:bCs/>
    </w:rPr>
  </w:style>
  <w:style w:type="character" w:customStyle="1" w:styleId="CommentSubjectChar">
    <w:name w:val="Comment Subject Char"/>
    <w:basedOn w:val="CommentTextChar"/>
    <w:link w:val="CommentSubject"/>
    <w:uiPriority w:val="99"/>
    <w:semiHidden/>
    <w:rsid w:val="00B819A1"/>
    <w:rPr>
      <w:b/>
      <w:bCs/>
      <w:sz w:val="20"/>
      <w:szCs w:val="20"/>
    </w:rPr>
  </w:style>
  <w:style w:type="paragraph" w:customStyle="1" w:styleId="EndNoteBibliographyTitle">
    <w:name w:val="EndNote Bibliography Title"/>
    <w:basedOn w:val="Normal"/>
    <w:link w:val="EndNoteBibliographyTitleChar"/>
    <w:rsid w:val="007D387B"/>
    <w:pPr>
      <w:spacing w:after="0"/>
      <w:jc w:val="center"/>
    </w:pPr>
    <w:rPr>
      <w:rFonts w:ascii="Cambria" w:hAnsi="Cambria"/>
      <w:noProof/>
    </w:rPr>
  </w:style>
  <w:style w:type="character" w:customStyle="1" w:styleId="NormalWebChar">
    <w:name w:val="Normal (Web) Char"/>
    <w:basedOn w:val="DefaultParagraphFont"/>
    <w:link w:val="NormalWeb"/>
    <w:uiPriority w:val="99"/>
    <w:rsid w:val="007D387B"/>
    <w:rPr>
      <w:rFonts w:ascii="Times New Roman" w:eastAsia="Times New Roman" w:hAnsi="Times New Roman" w:cs="Times New Roman"/>
      <w:sz w:val="24"/>
      <w:szCs w:val="24"/>
      <w:lang w:val="en-ZA" w:eastAsia="en-GB"/>
    </w:rPr>
  </w:style>
  <w:style w:type="character" w:customStyle="1" w:styleId="EndNoteBibliographyTitleChar">
    <w:name w:val="EndNote Bibliography Title Char"/>
    <w:basedOn w:val="NormalWebChar"/>
    <w:link w:val="EndNoteBibliographyTitle"/>
    <w:rsid w:val="007D387B"/>
    <w:rPr>
      <w:rFonts w:ascii="Cambria" w:eastAsia="Times New Roman" w:hAnsi="Cambria" w:cs="Times New Roman"/>
      <w:noProof/>
      <w:sz w:val="24"/>
      <w:szCs w:val="24"/>
      <w:lang w:val="en-ZA" w:eastAsia="en-GB"/>
    </w:rPr>
  </w:style>
  <w:style w:type="paragraph" w:customStyle="1" w:styleId="EndNoteBibliography">
    <w:name w:val="EndNote Bibliography"/>
    <w:basedOn w:val="Normal"/>
    <w:link w:val="EndNoteBibliographyChar"/>
    <w:rsid w:val="007D387B"/>
    <w:pPr>
      <w:spacing w:line="240" w:lineRule="auto"/>
    </w:pPr>
    <w:rPr>
      <w:rFonts w:ascii="Cambria" w:hAnsi="Cambria"/>
      <w:noProof/>
    </w:rPr>
  </w:style>
  <w:style w:type="character" w:customStyle="1" w:styleId="EndNoteBibliographyChar">
    <w:name w:val="EndNote Bibliography Char"/>
    <w:basedOn w:val="NormalWebChar"/>
    <w:link w:val="EndNoteBibliography"/>
    <w:rsid w:val="007D387B"/>
    <w:rPr>
      <w:rFonts w:ascii="Cambria" w:eastAsia="Times New Roman" w:hAnsi="Cambria" w:cs="Times New Roman"/>
      <w:noProof/>
      <w:sz w:val="24"/>
      <w:szCs w:val="24"/>
      <w:lang w:val="en-ZA" w:eastAsia="en-GB"/>
    </w:rPr>
  </w:style>
  <w:style w:type="table" w:customStyle="1" w:styleId="Table">
    <w:name w:val="Table"/>
    <w:semiHidden/>
    <w:unhideWhenUsed/>
    <w:qFormat/>
    <w:rsid w:val="00314662"/>
    <w:pPr>
      <w:spacing w:line="240" w:lineRule="auto"/>
    </w:pPr>
    <w:rPr>
      <w:rFonts w:eastAsiaTheme="minorHAnsi"/>
      <w:sz w:val="24"/>
      <w:szCs w:val="24"/>
      <w:lang w:val="en-ZA" w:eastAsia="en-Z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11219</Words>
  <Characters>63953</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Graceful Mulenga</cp:lastModifiedBy>
  <cp:revision>2</cp:revision>
  <dcterms:created xsi:type="dcterms:W3CDTF">2026-06-09T07:18:00Z</dcterms:created>
  <dcterms:modified xsi:type="dcterms:W3CDTF">2026-06-09T07:18:00Z</dcterms:modified>
  <cp:category/>
</cp:coreProperties>
</file>